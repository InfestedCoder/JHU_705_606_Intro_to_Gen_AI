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D355" w14:textId="50AF4875" w:rsidR="26ECBE9C" w:rsidRDefault="26ECBE9C" w:rsidP="3897685B">
      <w:pPr>
        <w:pStyle w:val="Title"/>
        <w:rPr>
          <w:sz w:val="48"/>
          <w:szCs w:val="48"/>
        </w:rPr>
      </w:pPr>
      <w:r>
        <w:rPr>
          <w:sz w:val="52"/>
          <w:szCs w:val="52"/>
        </w:rPr>
        <w:t>Efficient Transformers for Long Sequences</w:t>
      </w:r>
    </w:p>
    <w:p w14:paraId="5CB7555B" w14:textId="513E0F83" w:rsidR="2AE5F60C" w:rsidRDefault="2AE5F60C" w:rsidP="3897685B">
      <w:pPr>
        <w:pStyle w:val="Heading1"/>
        <w:numPr>
          <w:ilvl w:val="0"/>
          <w:numId w:val="2"/>
        </w:numPr>
      </w:pPr>
      <w:r>
        <w:t>Introduction</w:t>
      </w:r>
    </w:p>
    <w:p w14:paraId="5CB99696" w14:textId="0618EBEE" w:rsidR="2AE5F60C" w:rsidRDefault="2AE5F60C" w:rsidP="3897685B">
      <w:pPr>
        <w:spacing w:after="0"/>
        <w:rPr>
          <w:rFonts w:ascii="Aptos" w:eastAsia="Aptos" w:hAnsi="Aptos" w:cs="Aptos"/>
        </w:rPr>
      </w:pPr>
      <w:r>
        <w:rPr>
          <w:rFonts w:ascii="Aptos" w:eastAsia="Aptos" w:hAnsi="Aptos" w:cs="Aptos"/>
        </w:rPr>
        <w:t xml:space="preserve">The transformer architecture is the foundation of modern language models, due to the effectiveness of its self-attention mechanism. However, this mechanism comes with significant computational cost, exhibiting O(n²) computational time and memory complexity with respect to the input sequence length, n.  The paper “Efficient Attention Mechanisms for Large Language Models: A Survey" describes how quadratic scaling imposes a fundamental limitation, making it computationally expensive to process long sequences such as entire books, high-resolution image patches, or long-form genomic data. To address this challenge, research has introduced two principal categories of efficient attention mechanisms: linear attention and sparse attention [1]. This report examines these efficient architectures, focusing on how they reformulate the attention mechanism to mitigate the bottleneck of the standard Transformer and enable the practical deployment of models on long-sequence tasks. </w:t>
      </w:r>
    </w:p>
    <w:p w14:paraId="79B8774E" w14:textId="0752EF55" w:rsidR="3897685B" w:rsidRDefault="3897685B" w:rsidP="3897685B">
      <w:pPr>
        <w:spacing w:after="0"/>
        <w:rPr>
          <w:rFonts w:ascii="Aptos" w:eastAsia="Aptos" w:hAnsi="Aptos" w:cs="Aptos"/>
        </w:rPr>
      </w:pPr>
    </w:p>
    <w:p w14:paraId="55F7ADE7" w14:textId="3C6948EF" w:rsidR="0038295A" w:rsidRDefault="0038295A" w:rsidP="3897685B">
      <w:pPr>
        <w:spacing w:after="0"/>
        <w:rPr>
          <w:rFonts w:ascii="Aptos" w:eastAsia="Aptos" w:hAnsi="Aptos" w:cs="Aptos"/>
        </w:rPr>
      </w:pPr>
      <w:r w:rsidRPr="0038295A">
        <w:rPr>
          <w:rFonts w:ascii="Aptos" w:eastAsia="Aptos" w:hAnsi="Aptos" w:cs="Aptos"/>
        </w:rPr>
        <w:t>In terms of complexity, full attention requires time and memory</w:t>
      </w:r>
      <w:r>
        <w:rPr>
          <w:rFonts w:ascii="Aptos" w:eastAsia="Aptos" w:hAnsi="Aptos" w:cs="Aptos"/>
        </w:rPr>
        <w:t xml:space="preserve"> </w:t>
      </w:r>
      <w:r>
        <w:rPr>
          <w:rFonts w:ascii="Aptos" w:eastAsia="Aptos" w:hAnsi="Aptos" w:cs="Aptos"/>
        </w:rPr>
        <w:t>O(n²)</w:t>
      </w:r>
      <w:r>
        <w:rPr>
          <w:rFonts w:ascii="Aptos" w:eastAsia="Aptos" w:hAnsi="Aptos" w:cs="Aptos"/>
        </w:rPr>
        <w:t xml:space="preserve"> where n is the length of the input sequence</w:t>
      </w:r>
      <w:r w:rsidRPr="0038295A">
        <w:rPr>
          <w:rFonts w:ascii="Aptos" w:eastAsia="Aptos" w:hAnsi="Aptos" w:cs="Aptos"/>
        </w:rPr>
        <w:t xml:space="preserve">, sparse attention reduces this to </w:t>
      </w:r>
      <w:r>
        <w:rPr>
          <w:rFonts w:ascii="Aptos" w:eastAsia="Aptos" w:hAnsi="Aptos" w:cs="Aptos"/>
        </w:rPr>
        <w:t>O(</w:t>
      </w:r>
      <w:r>
        <w:rPr>
          <w:rFonts w:ascii="Aptos" w:eastAsia="Aptos" w:hAnsi="Aptos" w:cs="Aptos"/>
        </w:rPr>
        <w:t>n</w:t>
      </w:r>
      <w:r w:rsidRPr="0038295A">
        <w:rPr>
          <w:rFonts w:ascii="Cambria Math" w:hAnsi="Cambria Math" w:cs="Cambria Math"/>
        </w:rPr>
        <w:t xml:space="preserve"> </w:t>
      </w:r>
      <w:r w:rsidRPr="0038295A">
        <w:rPr>
          <w:rFonts w:ascii="Cambria Math" w:eastAsia="Aptos" w:hAnsi="Cambria Math" w:cs="Cambria Math"/>
        </w:rPr>
        <w:t>⋅</w:t>
      </w:r>
      <w:r>
        <w:rPr>
          <w:rFonts w:ascii="Aptos" w:eastAsia="Aptos" w:hAnsi="Aptos" w:cs="Aptos"/>
        </w:rPr>
        <w:t xml:space="preserve"> k</w:t>
      </w:r>
      <w:r>
        <w:rPr>
          <w:rFonts w:ascii="Aptos" w:eastAsia="Aptos" w:hAnsi="Aptos" w:cs="Aptos"/>
        </w:rPr>
        <w:t>)</w:t>
      </w:r>
      <w:r>
        <w:rPr>
          <w:rFonts w:ascii="Aptos" w:eastAsia="Aptos" w:hAnsi="Aptos" w:cs="Aptos"/>
        </w:rPr>
        <w:t>, where k is the number of tokens each query attends to,</w:t>
      </w:r>
      <w:r>
        <w:rPr>
          <w:rFonts w:ascii="Aptos" w:eastAsia="Aptos" w:hAnsi="Aptos" w:cs="Aptos"/>
        </w:rPr>
        <w:t xml:space="preserve"> </w:t>
      </w:r>
      <w:r w:rsidRPr="0038295A">
        <w:rPr>
          <w:rFonts w:ascii="Aptos" w:eastAsia="Aptos" w:hAnsi="Aptos" w:cs="Aptos"/>
        </w:rPr>
        <w:t xml:space="preserve">and linear attention achieves </w:t>
      </w:r>
      <w:r>
        <w:rPr>
          <w:rFonts w:ascii="Aptos" w:eastAsia="Aptos" w:hAnsi="Aptos" w:cs="Aptos"/>
        </w:rPr>
        <w:t>O(n)</w:t>
      </w:r>
      <w:r>
        <w:rPr>
          <w:rFonts w:ascii="Aptos" w:eastAsia="Aptos" w:hAnsi="Aptos" w:cs="Aptos"/>
        </w:rPr>
        <w:t>.</w:t>
      </w:r>
    </w:p>
    <w:p w14:paraId="7328EFAB" w14:textId="2F1CE0F5" w:rsidR="1DD02518" w:rsidRDefault="1DD02518" w:rsidP="3897685B">
      <w:pPr>
        <w:pStyle w:val="Heading1"/>
        <w:numPr>
          <w:ilvl w:val="0"/>
          <w:numId w:val="2"/>
        </w:numPr>
      </w:pPr>
      <w:r>
        <w:t>Linear Attention</w:t>
      </w:r>
    </w:p>
    <w:p w14:paraId="3E4B0674" w14:textId="46B57281" w:rsidR="1DD02518" w:rsidRDefault="1DD02518" w:rsidP="3897685B">
      <w:pPr>
        <w:spacing w:after="0"/>
        <w:rPr>
          <w:rFonts w:ascii="Aptos" w:eastAsia="Aptos" w:hAnsi="Aptos" w:cs="Aptos"/>
        </w:rPr>
      </w:pPr>
      <w:r>
        <w:rPr>
          <w:rFonts w:ascii="Aptos" w:eastAsia="Aptos" w:hAnsi="Aptos" w:cs="Aptos"/>
        </w:rPr>
        <w:t xml:space="preserve">One </w:t>
      </w:r>
      <w:del w:id="0" w:author="Claude" w:date="2026-03-29T00:00:00Z">
        <w:r>
          <w:rPr>
            <w:rFonts w:ascii="Aptos" w:eastAsia="Aptos" w:hAnsi="Aptos" w:cs="Aptos"/>
          </w:rPr>
          <w:delText>method</w:delText>
        </w:r>
      </w:del>
      <w:ins w:id="1" w:author="Claude" w:date="2026-03-29T00:00:00Z">
        <w:r>
          <w:rPr>
            <w:rFonts w:ascii="Aptos" w:eastAsia="Aptos" w:hAnsi="Aptos" w:cs="Aptos"/>
          </w:rPr>
          <w:t>approach</w:t>
        </w:r>
      </w:ins>
      <w:r>
        <w:rPr>
          <w:rFonts w:ascii="Aptos" w:eastAsia="Aptos" w:hAnsi="Aptos" w:cs="Aptos"/>
        </w:rPr>
        <w:t xml:space="preserve"> to achieving O(n) complexity is linear attention, which reformulates the core computation from a quadratic dot</w:t>
      </w:r>
      <w:del w:id="2" w:author="Claude" w:date="2026-03-29T00:00:00Z">
        <w:r>
          <w:rPr>
            <w:rFonts w:ascii="Aptos" w:eastAsia="Aptos" w:hAnsi="Aptos" w:cs="Aptos"/>
          </w:rPr>
          <w:delText>=</w:delText>
        </w:r>
      </w:del>
      <w:ins w:id="3" w:author="Claude" w:date="2026-03-29T00:00:00Z">
        <w:r>
          <w:rPr>
            <w:rFonts w:ascii="Aptos" w:eastAsia="Aptos" w:hAnsi="Aptos" w:cs="Aptos"/>
          </w:rPr>
          <w:t>-</w:t>
        </w:r>
      </w:ins>
      <w:r>
        <w:rPr>
          <w:rFonts w:ascii="Aptos" w:eastAsia="Aptos" w:hAnsi="Aptos" w:cs="Aptos"/>
        </w:rPr>
        <w:t>product to a linear similarity function. This is achieved by leveraging the associative property of matrix multiplication to avoid materializing the full n x n attention matrix [1]. Instead of computing all pairwise interactions explicitly, these methods rearrange the computation to achieve true linear scaling. Following the taxonomy</w:t>
      </w:r>
      <w:del w:id="4" w:author="Claude" w:date="2026-03-29T00:00:00Z">
        <w:r>
          <w:rPr>
            <w:rFonts w:ascii="Aptos" w:eastAsia="Aptos" w:hAnsi="Aptos" w:cs="Aptos"/>
          </w:rPr>
          <w:delText xml:space="preserve"> of the method</w:delText>
        </w:r>
      </w:del>
      <w:r>
        <w:rPr>
          <w:rFonts w:ascii="Aptos" w:eastAsia="Aptos" w:hAnsi="Aptos" w:cs="Aptos"/>
        </w:rPr>
        <w:t xml:space="preserve"> described by the survey, three paradigms exist in this category. First, </w:t>
      </w:r>
      <w:r>
        <w:rPr>
          <w:rFonts w:ascii="Aptos" w:eastAsia="Aptos" w:hAnsi="Aptos" w:cs="Aptos"/>
          <w:b/>
          <w:bCs/>
        </w:rPr>
        <w:t>kernelized linear attention</w:t>
      </w:r>
      <w:r>
        <w:rPr>
          <w:rFonts w:ascii="Aptos" w:eastAsia="Aptos" w:hAnsi="Aptos" w:cs="Aptos"/>
        </w:rPr>
        <w:t xml:space="preserve"> approximates the SoftMax operation with kernel feature maps that decompose the attention computation, using either fixed positive mappings </w:t>
      </w:r>
      <w:del w:id="5" w:author="Claude" w:date="2026-03-29T00:00:00Z">
        <w:r>
          <w:rPr>
            <w:rFonts w:ascii="Aptos" w:eastAsia="Aptos" w:hAnsi="Aptos" w:cs="Aptos"/>
          </w:rPr>
          <w:delText xml:space="preserve">(ex. </w:delText>
        </w:r>
      </w:del>
      <w:ins w:id="6" w:author="Claude" w:date="2026-03-29T00:00:00Z">
        <w:r>
          <w:rPr>
            <w:rFonts w:ascii="Aptos" w:eastAsia="Aptos" w:hAnsi="Aptos" w:cs="Aptos"/>
          </w:rPr>
          <w:t xml:space="preserve">(e.g., the </w:t>
        </w:r>
      </w:ins>
      <w:r>
        <w:rPr>
          <w:rFonts w:ascii="Aptos" w:eastAsia="Aptos" w:hAnsi="Aptos" w:cs="Aptos"/>
        </w:rPr>
        <w:t>Linear Transformer's ELU activation) or random feature approximations. Second,</w:t>
      </w:r>
      <w:r>
        <w:rPr>
          <w:rFonts w:ascii="Aptos" w:eastAsia="Aptos" w:hAnsi="Aptos" w:cs="Aptos"/>
          <w:b/>
          <w:bCs/>
        </w:rPr>
        <w:t xml:space="preserve"> recurrent linear attention with forgetting mechanism </w:t>
      </w:r>
      <w:r>
        <w:rPr>
          <w:rFonts w:ascii="Aptos" w:eastAsia="Aptos" w:hAnsi="Aptos" w:cs="Aptos"/>
        </w:rPr>
        <w:t xml:space="preserve">introduces position-aware recurrence through dependent decay </w:t>
      </w:r>
      <w:del w:id="7" w:author="Claude" w:date="2026-03-29T00:00:00Z">
        <w:r>
          <w:rPr>
            <w:rFonts w:ascii="Aptos" w:eastAsia="Aptos" w:hAnsi="Aptos" w:cs="Aptos"/>
          </w:rPr>
          <w:delText xml:space="preserve">(ex. </w:delText>
        </w:r>
      </w:del>
      <w:ins w:id="8" w:author="Claude" w:date="2026-03-29T00:00:00Z">
        <w:r>
          <w:rPr>
            <w:rFonts w:ascii="Aptos" w:eastAsia="Aptos" w:hAnsi="Aptos" w:cs="Aptos"/>
          </w:rPr>
          <w:t xml:space="preserve">(e.g., </w:t>
        </w:r>
      </w:ins>
      <w:bookmarkStart w:id="9" w:name="_Int_73sPv5mm"/>
      <w:r>
        <w:rPr>
          <w:rFonts w:ascii="Aptos" w:eastAsia="Aptos" w:hAnsi="Aptos" w:cs="Aptos"/>
        </w:rPr>
        <w:t>RetNet</w:t>
      </w:r>
      <w:bookmarkEnd w:id="9"/>
      <w:r>
        <w:rPr>
          <w:rFonts w:ascii="Aptos" w:eastAsia="Aptos" w:hAnsi="Aptos" w:cs="Aptos"/>
        </w:rPr>
        <w:t xml:space="preserve">) or data-dependent gating </w:t>
      </w:r>
      <w:del w:id="10" w:author="Claude" w:date="2026-03-29T00:00:00Z">
        <w:r>
          <w:rPr>
            <w:rFonts w:ascii="Aptos" w:eastAsia="Aptos" w:hAnsi="Aptos" w:cs="Aptos"/>
          </w:rPr>
          <w:delText>(ex.</w:delText>
        </w:r>
      </w:del>
      <w:ins w:id="11" w:author="Claude" w:date="2026-03-29T00:00:00Z">
        <w:r>
          <w:rPr>
            <w:rFonts w:ascii="Aptos" w:eastAsia="Aptos" w:hAnsi="Aptos" w:cs="Aptos"/>
          </w:rPr>
          <w:t>(e.g.,</w:t>
        </w:r>
      </w:ins>
      <w:r>
        <w:rPr>
          <w:rFonts w:ascii="Aptos" w:eastAsia="Aptos" w:hAnsi="Aptos" w:cs="Aptos"/>
        </w:rPr>
        <w:t xml:space="preserve"> Mamba, GLA), enabling models to control how past information fades over time. Third, </w:t>
      </w:r>
      <w:r>
        <w:rPr>
          <w:rFonts w:ascii="Aptos" w:eastAsia="Aptos" w:hAnsi="Aptos" w:cs="Aptos"/>
          <w:b/>
          <w:bCs/>
        </w:rPr>
        <w:t>fast-weight and meta-learning formulations</w:t>
      </w:r>
      <w:r>
        <w:rPr>
          <w:rFonts w:ascii="Aptos" w:eastAsia="Aptos" w:hAnsi="Aptos" w:cs="Aptos"/>
        </w:rPr>
        <w:t xml:space="preserve"> reinterpret linear attention as </w:t>
      </w:r>
      <w:ins w:id="12" w:author="Claude" w:date="2026-03-29T00:00:00Z">
        <w:r>
          <w:rPr>
            <w:rFonts w:ascii="Aptos" w:eastAsia="Aptos" w:hAnsi="Aptos" w:cs="Aptos"/>
          </w:rPr>
          <w:t xml:space="preserve">a </w:t>
        </w:r>
      </w:ins>
      <w:r>
        <w:rPr>
          <w:rFonts w:ascii="Aptos" w:eastAsia="Aptos" w:hAnsi="Aptos" w:cs="Aptos"/>
        </w:rPr>
        <w:t xml:space="preserve">memory update process with online </w:t>
      </w:r>
      <w:r>
        <w:rPr>
          <w:rFonts w:ascii="Aptos" w:eastAsia="Aptos" w:hAnsi="Aptos" w:cs="Aptos"/>
        </w:rPr>
        <w:lastRenderedPageBreak/>
        <w:t xml:space="preserve">optimization dynamics, as seen in models like </w:t>
      </w:r>
      <w:bookmarkStart w:id="13" w:name="_Int_3w9F61jf"/>
      <w:r>
        <w:rPr>
          <w:rFonts w:ascii="Aptos" w:eastAsia="Aptos" w:hAnsi="Aptos" w:cs="Aptos"/>
        </w:rPr>
        <w:t>DeltaNet</w:t>
      </w:r>
      <w:bookmarkEnd w:id="13"/>
      <w:r>
        <w:rPr>
          <w:rFonts w:ascii="Aptos" w:eastAsia="Aptos" w:hAnsi="Aptos" w:cs="Aptos"/>
        </w:rPr>
        <w:t xml:space="preserve"> and Test-Time Training (TTT) layers. </w:t>
      </w:r>
    </w:p>
    <w:p w14:paraId="2A79A9F3" w14:textId="10F38E7C" w:rsidR="3897685B" w:rsidRDefault="3897685B" w:rsidP="3897685B">
      <w:pPr>
        <w:spacing w:after="0"/>
        <w:rPr>
          <w:rFonts w:ascii="Aptos" w:eastAsia="Aptos" w:hAnsi="Aptos" w:cs="Aptos"/>
        </w:rPr>
      </w:pPr>
    </w:p>
    <w:p w14:paraId="3CAA8E3E" w14:textId="4279854E" w:rsidR="6962CE24" w:rsidRDefault="6962CE24" w:rsidP="3897685B">
      <w:pPr>
        <w:spacing w:after="0"/>
        <w:rPr>
          <w:rFonts w:ascii="Aptos" w:eastAsia="Aptos" w:hAnsi="Aptos" w:cs="Aptos"/>
        </w:rPr>
      </w:pPr>
      <w:r>
        <w:rPr>
          <w:rFonts w:ascii="Aptos" w:eastAsia="Aptos" w:hAnsi="Aptos" w:cs="Aptos"/>
        </w:rPr>
        <w:t>These architectures often support hardware-efficient representations- such as parallel, recurrent, and chunk-wise forms- each offering distinct trade</w:t>
      </w:r>
      <w:del w:id="14" w:author="Claude" w:date="2026-03-29T00:00:00Z">
        <w:r>
          <w:rPr>
            <w:rFonts w:ascii="Aptos" w:eastAsia="Aptos" w:hAnsi="Aptos" w:cs="Aptos"/>
          </w:rPr>
          <w:delText>=</w:delText>
        </w:r>
      </w:del>
      <w:ins w:id="15" w:author="Claude" w:date="2026-03-29T00:00:00Z">
        <w:r>
          <w:rPr>
            <w:rFonts w:ascii="Aptos" w:eastAsia="Aptos" w:hAnsi="Aptos" w:cs="Aptos"/>
          </w:rPr>
          <w:t>-</w:t>
        </w:r>
      </w:ins>
      <w:r>
        <w:rPr>
          <w:rFonts w:ascii="Aptos" w:eastAsia="Aptos" w:hAnsi="Aptos" w:cs="Aptos"/>
        </w:rPr>
        <w:t xml:space="preserve">offs in computational complexity and compatibility with training </w:t>
      </w:r>
      <w:ins w:id="16" w:author="Claude" w:date="2026-03-29T00:00:00Z">
        <w:r>
          <w:rPr>
            <w:rFonts w:ascii="Aptos" w:eastAsia="Aptos" w:hAnsi="Aptos" w:cs="Aptos"/>
          </w:rPr>
          <w:t xml:space="preserve">and </w:t>
        </w:r>
      </w:ins>
      <w:r>
        <w:rPr>
          <w:rFonts w:ascii="Aptos" w:eastAsia="Aptos" w:hAnsi="Aptos" w:cs="Aptos"/>
        </w:rPr>
        <w:t>inference workflows. A notable example of the kernelized approach is the Performer, which uses a method called FAVOR+ (Fast Attention Via Orthogonal Random Features</w:t>
      </w:r>
      <w:del w:id="17" w:author="Claude" w:date="2026-03-29T00:00:00Z">
        <w:r>
          <w:rPr>
            <w:rFonts w:ascii="Aptos" w:eastAsia="Aptos" w:hAnsi="Aptos" w:cs="Aptos"/>
          </w:rPr>
          <w:delText>_</w:delText>
        </w:r>
      </w:del>
      <w:ins w:id="18" w:author="Claude" w:date="2026-03-29T00:00:00Z">
        <w:r>
          <w:rPr>
            <w:rFonts w:ascii="Aptos" w:eastAsia="Aptos" w:hAnsi="Aptos" w:cs="Aptos"/>
          </w:rPr>
          <w:t>)</w:t>
        </w:r>
      </w:ins>
      <w:r>
        <w:rPr>
          <w:rFonts w:ascii="Aptos" w:eastAsia="Aptos" w:hAnsi="Aptos" w:cs="Aptos"/>
        </w:rPr>
        <w:t xml:space="preserve"> to approximate the attention matrix. Rather than storing and directly operating on the full attention matrix, the Performer utilizes random feature maps to estimate the SoftMax kernel with provably low error. To ensure accuracy and stability, the authors employed orthogonal random features- such as Gaussian orthogonal matrices and Hadamard or Givens orthogonal random matrices- to maintain the marginal distributions of the samples. This design enables the Performer to achieve linear complexity while retaining the expressivity of standard SoftMax attention, making it suitable for long-sequence tasks. </w:t>
      </w:r>
    </w:p>
    <w:p w14:paraId="24CE1512" w14:textId="56865CA7" w:rsidR="00AA4683" w:rsidRDefault="00000000" w:rsidP="3897685B">
      <w:pPr>
        <w:pStyle w:val="Heading1"/>
      </w:pPr>
      <w:r>
        <w:t>3. Sparse Attention</w:t>
      </w:r>
    </w:p>
    <w:p w14:paraId="7EF6A477" w14:textId="7D67377C" w:rsidR="00AA4683" w:rsidRDefault="00000000" w:rsidP="3897685B">
      <w:pPr>
        <w:spacing w:after="0" w:line="278" w:lineRule="auto"/>
      </w:pPr>
      <w:r>
        <w:rPr>
          <w:rFonts w:ascii="Aptos" w:eastAsia="Aptos" w:hAnsi="Aptos" w:cs="Aptos"/>
        </w:rPr>
        <w:t xml:space="preserve">Sparse attention represents a second </w:t>
      </w:r>
      <w:ins w:id="19" w:author="Claude" w:date="2026-03-29T00:00:00Z">
        <w:r>
          <w:rPr>
            <w:rFonts w:ascii="Aptos" w:eastAsia="Aptos" w:hAnsi="Aptos" w:cs="Aptos"/>
          </w:rPr>
          <w:t xml:space="preserve">principal </w:t>
        </w:r>
      </w:ins>
      <w:r>
        <w:rPr>
          <w:rFonts w:ascii="Aptos" w:eastAsia="Aptos" w:hAnsi="Aptos" w:cs="Aptos"/>
        </w:rPr>
        <w:t xml:space="preserve">approach to extending transformers to long sequences. Unlike linear attention, which approximates the softmax function, sparse attention preserves the exact softmax computation but restricts it to a carefully selected subset of token pairs [1]. This strategy reduces the O(n²) cost by eliminating the majority of pairwise attention computations without altering the similarity function. </w:t>
      </w:r>
    </w:p>
    <w:p w14:paraId="1302570E" w14:textId="5DC67482" w:rsidR="00AA4683" w:rsidRDefault="00000000" w:rsidP="3897685B">
      <w:pPr>
        <w:spacing w:after="0" w:line="278" w:lineRule="auto"/>
      </w:pPr>
      <w:r>
        <w:rPr>
          <w:rFonts w:ascii="Aptos" w:eastAsia="Aptos" w:hAnsi="Aptos" w:cs="Aptos"/>
        </w:rPr>
        <w:t xml:space="preserve"> </w:t>
      </w:r>
    </w:p>
    <w:p w14:paraId="21D40C08" w14:textId="6CEC4323" w:rsidR="00AA4683" w:rsidRDefault="00000000" w:rsidP="3897685B">
      <w:pPr>
        <w:spacing w:after="0" w:line="278" w:lineRule="auto"/>
      </w:pPr>
      <w:r>
        <w:rPr>
          <w:rFonts w:ascii="Aptos" w:eastAsia="Aptos" w:hAnsi="Aptos" w:cs="Aptos"/>
        </w:rPr>
        <w:t>Following the taxonomy described in the survey, three paradigms of sparsity have emerged:</w:t>
      </w:r>
    </w:p>
    <w:p w14:paraId="19394B09" w14:textId="6DFBEB7F" w:rsidR="00AA4683" w:rsidRDefault="00000000" w:rsidP="3897685B">
      <w:pPr>
        <w:pStyle w:val="ListParagraph"/>
        <w:numPr>
          <w:ilvl w:val="0"/>
          <w:numId w:val="1"/>
        </w:numPr>
        <w:spacing w:after="0" w:line="278" w:lineRule="auto"/>
        <w:rPr>
          <w:rFonts w:ascii="Aptos" w:eastAsia="Aptos" w:hAnsi="Aptos" w:cs="Aptos"/>
        </w:rPr>
      </w:pPr>
      <w:r>
        <w:rPr>
          <w:rFonts w:ascii="Aptos" w:eastAsia="Aptos" w:hAnsi="Aptos" w:cs="Aptos"/>
        </w:rPr>
        <w:t xml:space="preserve">Fixed pattern sparsity predetermines which tokens may attend to one another using a static, hand-designed mask. Common patterns include local sliding windows, strided windows, and globally attending tokens that can interact with all positions in the sequence. </w:t>
      </w:r>
    </w:p>
    <w:p w14:paraId="7418CE98" w14:textId="7A2D9DAA" w:rsidR="00AA4683" w:rsidRDefault="00000000" w:rsidP="3897685B">
      <w:pPr>
        <w:pStyle w:val="ListParagraph"/>
        <w:numPr>
          <w:ilvl w:val="0"/>
          <w:numId w:val="1"/>
        </w:numPr>
        <w:spacing w:after="0" w:line="278" w:lineRule="auto"/>
        <w:rPr>
          <w:rFonts w:ascii="Aptos" w:eastAsia="Aptos" w:hAnsi="Aptos" w:cs="Aptos"/>
        </w:rPr>
      </w:pPr>
      <w:r>
        <w:rPr>
          <w:rFonts w:ascii="Aptos" w:eastAsia="Aptos" w:hAnsi="Aptos" w:cs="Aptos"/>
        </w:rPr>
        <w:t>Block sparsity groups tokens into contiguous segments and restricts attention to interactions within or between designated blocks, enabling hardware-friendly implementations that operate on dense sub-matrices rather than scattered entries.</w:t>
      </w:r>
    </w:p>
    <w:p w14:paraId="7F0E3695" w14:textId="0AC0F5F2" w:rsidR="00AA4683" w:rsidRDefault="00000000" w:rsidP="3897685B">
      <w:pPr>
        <w:pStyle w:val="ListParagraph"/>
        <w:numPr>
          <w:ilvl w:val="0"/>
          <w:numId w:val="1"/>
        </w:numPr>
        <w:spacing w:after="0" w:line="278" w:lineRule="auto"/>
        <w:rPr>
          <w:rFonts w:ascii="Aptos" w:eastAsia="Aptos" w:hAnsi="Aptos" w:cs="Aptos"/>
        </w:rPr>
      </w:pPr>
      <w:r>
        <w:rPr>
          <w:rFonts w:ascii="Aptos" w:eastAsia="Aptos" w:hAnsi="Aptos" w:cs="Aptos"/>
        </w:rPr>
        <w:t>Clustering-based sparsity groups tokens by semantic similarity at runtime, so attention is computed among tokens likely to be relevant to one another, moving beyond fixed geometric patterns toward content-aware token routing. This approach is more dynamic than the other two.</w:t>
      </w:r>
    </w:p>
    <w:p w14:paraId="001D2BFB" w14:textId="5B7A4C1C" w:rsidR="00AA4683" w:rsidRDefault="00000000" w:rsidP="3897685B">
      <w:pPr>
        <w:spacing w:after="0" w:line="278" w:lineRule="auto"/>
      </w:pPr>
      <w:r>
        <w:rPr>
          <w:rFonts w:ascii="Aptos" w:eastAsia="Aptos" w:hAnsi="Aptos" w:cs="Aptos"/>
        </w:rPr>
        <w:t xml:space="preserve"> </w:t>
      </w:r>
    </w:p>
    <w:p w14:paraId="62FE3CE1" w14:textId="11033A9B" w:rsidR="00AA4683" w:rsidRDefault="00000000" w:rsidP="3897685B">
      <w:pPr>
        <w:spacing w:after="0" w:line="278" w:lineRule="auto"/>
        <w:rPr>
          <w:rFonts w:ascii="Aptos" w:eastAsia="Aptos" w:hAnsi="Aptos" w:cs="Aptos"/>
        </w:rPr>
      </w:pPr>
      <w:r>
        <w:rPr>
          <w:rFonts w:ascii="Aptos" w:eastAsia="Aptos" w:hAnsi="Aptos" w:cs="Aptos"/>
        </w:rPr>
        <w:lastRenderedPageBreak/>
        <w:t xml:space="preserve">We </w:t>
      </w:r>
      <w:del w:id="20" w:author="Claude" w:date="2026-03-29T00:00:00Z">
        <w:r>
          <w:rPr>
            <w:rFonts w:ascii="Aptos" w:eastAsia="Aptos" w:hAnsi="Aptos" w:cs="Aptos"/>
          </w:rPr>
          <w:delText>look at three examples of sparse attention, Longformer, BigBird, and a very recent example, Memory Sparse Attention.</w:delText>
        </w:r>
      </w:del>
      <w:ins w:id="21" w:author="Claude" w:date="2026-03-29T00:00:00Z">
        <w:r>
          <w:rPr>
            <w:rFonts w:ascii="Aptos" w:eastAsia="Aptos" w:hAnsi="Aptos" w:cs="Aptos"/>
          </w:rPr>
          <w:t>examine three instances of sparse attention models: Longformer, BigBird, and Memory Sparse Attention.</w:t>
        </w:r>
      </w:ins>
    </w:p>
    <w:p w14:paraId="712AD189" w14:textId="481A4396" w:rsidR="00AA4683" w:rsidRDefault="00000000" w:rsidP="3897685B">
      <w:pPr>
        <w:pStyle w:val="Heading2"/>
      </w:pPr>
      <w:r>
        <w:t>3.1 Longformer</w:t>
      </w:r>
    </w:p>
    <w:p w14:paraId="25BAACEA" w14:textId="0D20DF93" w:rsidR="00AA4683" w:rsidRDefault="00000000" w:rsidP="3897685B">
      <w:pPr>
        <w:spacing w:after="0" w:line="278" w:lineRule="auto"/>
      </w:pPr>
      <w:r>
        <w:rPr>
          <w:rFonts w:ascii="Aptos" w:eastAsia="Aptos" w:hAnsi="Aptos" w:cs="Aptos"/>
        </w:rPr>
        <w:t>An example of fixed pattern sparsity is the Longformer [2], which combines a sliding-window local attention—where each token attends only to a fixed window of neighboring tokens—with a small set of globally attending tokens such as the [CLS] token or task-specific query positions. The global tokens can attend to all positions in the sequence and be attended to by all positions, allowing the model to capture both fine-grained local context and long-range global dependencies while maintaining linear complexity in sequence length. Longformer was designed as a drop-in replacement for standard self-attention, enabling pre-trained models to be fine-tuned for long-document tasks without major architectural modifications, and demonstrated strong performance on long-document benchmarks including WikiHop, TriviaQA, and IMDB.</w:t>
      </w:r>
    </w:p>
    <w:p w14:paraId="495DC3A3" w14:textId="7D655CB8" w:rsidR="00AA4683" w:rsidRDefault="00000000" w:rsidP="3897685B">
      <w:pPr>
        <w:spacing w:after="0" w:line="278" w:lineRule="auto"/>
      </w:pPr>
      <w:r>
        <w:rPr>
          <w:rFonts w:ascii="Aptos" w:eastAsia="Aptos" w:hAnsi="Aptos" w:cs="Aptos"/>
        </w:rPr>
        <w:t xml:space="preserve"> </w:t>
      </w:r>
    </w:p>
    <w:p w14:paraId="351E7E9E" w14:textId="454E18B8" w:rsidR="00AA4683" w:rsidRDefault="00000000" w:rsidP="3897685B">
      <w:pPr>
        <w:pStyle w:val="Heading2"/>
        <w:rPr>
          <w:rFonts w:ascii="Aptos" w:eastAsia="Aptos" w:hAnsi="Aptos" w:cs="Aptos"/>
          <w:sz w:val="24"/>
          <w:szCs w:val="24"/>
        </w:rPr>
      </w:pPr>
      <w:r>
        <w:t>3.2 BigBird</w:t>
      </w:r>
    </w:p>
    <w:p w14:paraId="230D1F55" w14:textId="4C57EDB7" w:rsidR="00AA4683" w:rsidRDefault="00000000" w:rsidP="3897685B">
      <w:pPr>
        <w:spacing w:after="0" w:line="278" w:lineRule="auto"/>
      </w:pPr>
      <w:r>
        <w:rPr>
          <w:rFonts w:ascii="Aptos" w:eastAsia="Aptos" w:hAnsi="Aptos" w:cs="Aptos"/>
        </w:rPr>
        <w:t xml:space="preserve">BigBird [3] extends </w:t>
      </w:r>
      <w:del w:id="22" w:author="Claude" w:date="2026-03-29T00:00:00Z">
        <w:r>
          <w:rPr>
            <w:rFonts w:ascii="Aptos" w:eastAsia="Aptos" w:hAnsi="Aptos" w:cs="Aptos"/>
          </w:rPr>
          <w:delText>the Longformer framework</w:delText>
        </w:r>
      </w:del>
      <w:ins w:id="23" w:author="Claude" w:date="2026-03-29T00:00:00Z">
        <w:r>
          <w:rPr>
            <w:rFonts w:ascii="Aptos" w:eastAsia="Aptos" w:hAnsi="Aptos" w:cs="Aptos"/>
          </w:rPr>
          <w:t>this sparse attention framework</w:t>
        </w:r>
      </w:ins>
      <w:r>
        <w:rPr>
          <w:rFonts w:ascii="Aptos" w:eastAsia="Aptos" w:hAnsi="Aptos" w:cs="Aptos"/>
        </w:rPr>
        <w:t xml:space="preserve"> by combining three attention components: local attention over a sliding window of neighboring tokens, global attention from a set of dedicated global tokens, and random attention in which each token attends to a fixed number of uniformly sampled tokens. BigBird proved that this sparse random graph attention mechanism is a universal approximator of sequence functions and is Turing complete, providing the first formal theoretical justification for such sparse schemes. Together with strong empirical performance on long-document question answering and genomics tasks, these theoretical guarantees established BigBird as a foundational work in sparse attention research.</w:t>
      </w:r>
    </w:p>
    <w:p w14:paraId="74D4B40A" w14:textId="5F5E1939" w:rsidR="00AA4683" w:rsidRDefault="00000000" w:rsidP="3897685B">
      <w:pPr>
        <w:spacing w:after="0" w:line="278" w:lineRule="auto"/>
      </w:pPr>
      <w:r>
        <w:rPr>
          <w:rFonts w:ascii="Aptos" w:eastAsia="Aptos" w:hAnsi="Aptos" w:cs="Aptos"/>
        </w:rPr>
        <w:t xml:space="preserve"> </w:t>
      </w:r>
    </w:p>
    <w:p w14:paraId="0873F537" w14:textId="7A512FF6" w:rsidR="00AA4683" w:rsidRDefault="00000000" w:rsidP="3897685B">
      <w:pPr>
        <w:pStyle w:val="Heading2"/>
        <w:rPr>
          <w:rFonts w:ascii="Aptos" w:eastAsia="Aptos" w:hAnsi="Aptos" w:cs="Aptos"/>
          <w:sz w:val="24"/>
          <w:szCs w:val="24"/>
        </w:rPr>
      </w:pPr>
      <w:r>
        <w:t>3.3 Memory Sparse Attention</w:t>
      </w:r>
    </w:p>
    <w:p w14:paraId="57E476E9" w14:textId="037327DE" w:rsidR="00AA4683" w:rsidRDefault="00000000" w:rsidP="3897685B">
      <w:pPr>
        <w:spacing w:after="0" w:line="278" w:lineRule="auto"/>
      </w:pPr>
      <w:r>
        <w:rPr>
          <w:rFonts w:ascii="Aptos" w:eastAsia="Aptos" w:hAnsi="Aptos" w:cs="Aptos"/>
        </w:rPr>
        <w:t xml:space="preserve">A very recent approach </w:t>
      </w:r>
      <w:del w:id="24" w:author="Claude" w:date="2026-03-29T00:00:00Z">
        <w:r>
          <w:rPr>
            <w:rFonts w:ascii="Aptos" w:eastAsia="Aptos" w:hAnsi="Aptos" w:cs="Aptos"/>
          </w:rPr>
          <w:delText>from March 6, 2026</w:delText>
        </w:r>
      </w:del>
      <w:ins w:id="25" w:author="Claude" w:date="2026-03-29T00:00:00Z">
        <w:r>
          <w:rPr>
            <w:rFonts w:ascii="Aptos" w:eastAsia="Aptos" w:hAnsi="Aptos" w:cs="Aptos"/>
          </w:rPr>
          <w:t>(2026)</w:t>
        </w:r>
      </w:ins>
      <w:r>
        <w:rPr>
          <w:rFonts w:ascii="Aptos" w:eastAsia="Aptos" w:hAnsi="Aptos" w:cs="Aptos"/>
        </w:rPr>
        <w:t>, Memory Sparse Attention (MSA) [4], scales the sparse attention paradigm to contexts of up to 100 million tokens through a latent-memory architecture. Rather than fixing sparsity patterns geometrically, MSA maintains a compact set of memory tokens that aggregate information from the full context via a hierarchical sparse attention mechanism, enabling selective retrieval of relevant past information without quadratic growth in compute. By enabling efficient end-to-end training at unprecedented context lengths, MSA represents a significant step toward practical deployment of long-context language models in memory-intensive applications.</w:t>
      </w:r>
    </w:p>
    <w:p w14:paraId="4159877A" w14:textId="58A2F9C6" w:rsidR="00AA4683" w:rsidRDefault="00AA4683" w:rsidP="3897685B">
      <w:pPr>
        <w:spacing w:after="0"/>
        <w:rPr>
          <w:rFonts w:ascii="Aptos" w:eastAsia="Aptos" w:hAnsi="Aptos" w:cs="Aptos"/>
        </w:rPr>
      </w:pPr>
    </w:p>
    <w:p w14:paraId="0E875170" w14:textId="10F59F8D" w:rsidR="00AA4683" w:rsidRDefault="00000000" w:rsidP="3897685B">
      <w:pPr>
        <w:pStyle w:val="Heading1"/>
      </w:pPr>
      <w:r>
        <w:lastRenderedPageBreak/>
        <w:t>4. Linear vs Sparse Comparison</w:t>
      </w:r>
    </w:p>
    <w:p w14:paraId="6809670C" w14:textId="7F66E405" w:rsidR="00AA4683" w:rsidRDefault="00000000" w:rsidP="0605C9D5">
      <w:pPr>
        <w:pStyle w:val="ListParagraph"/>
        <w:numPr>
          <w:ilvl w:val="0"/>
          <w:numId w:val="7"/>
        </w:numPr>
        <w:spacing w:after="0"/>
        <w:rPr>
          <w:rFonts w:ascii="Aptos" w:eastAsia="Aptos" w:hAnsi="Aptos" w:cs="Aptos"/>
        </w:rPr>
      </w:pPr>
      <w:r>
        <w:rPr>
          <w:rFonts w:ascii="Aptos" w:eastAsia="Aptos" w:hAnsi="Aptos" w:cs="Aptos"/>
        </w:rPr>
        <w:t xml:space="preserve">Sparse attention: </w:t>
      </w:r>
    </w:p>
    <w:p w14:paraId="7B3E2396" w14:textId="579DC230" w:rsidR="00AA4683" w:rsidRDefault="00000000" w:rsidP="0605C9D5">
      <w:pPr>
        <w:pStyle w:val="ListParagraph"/>
        <w:numPr>
          <w:ilvl w:val="1"/>
          <w:numId w:val="7"/>
        </w:numPr>
        <w:spacing w:after="0"/>
        <w:rPr>
          <w:rFonts w:ascii="Aptos" w:eastAsia="Aptos" w:hAnsi="Aptos" w:cs="Aptos"/>
        </w:rPr>
      </w:pPr>
      <w:r>
        <w:rPr>
          <w:rFonts w:ascii="Aptos" w:eastAsia="Aptos" w:hAnsi="Aptos" w:cs="Aptos"/>
        </w:rPr>
        <w:t xml:space="preserve">Best when most dependencies are local </w:t>
      </w:r>
    </w:p>
    <w:p w14:paraId="07D3CC79" w14:textId="6CE86013" w:rsidR="00AA4683" w:rsidRDefault="00000000" w:rsidP="0605C9D5">
      <w:pPr>
        <w:pStyle w:val="ListParagraph"/>
        <w:numPr>
          <w:ilvl w:val="0"/>
          <w:numId w:val="7"/>
        </w:numPr>
        <w:spacing w:after="0"/>
        <w:rPr>
          <w:rFonts w:ascii="Aptos" w:eastAsia="Aptos" w:hAnsi="Aptos" w:cs="Aptos"/>
        </w:rPr>
      </w:pPr>
      <w:r>
        <w:rPr>
          <w:rFonts w:ascii="Aptos" w:eastAsia="Aptos" w:hAnsi="Aptos" w:cs="Aptos"/>
        </w:rPr>
        <w:t xml:space="preserve">Linear attention: </w:t>
      </w:r>
    </w:p>
    <w:p w14:paraId="2AE3FD0F" w14:textId="64A2E0FE" w:rsidR="00AA4683" w:rsidRDefault="00000000" w:rsidP="0605C9D5">
      <w:pPr>
        <w:pStyle w:val="ListParagraph"/>
        <w:numPr>
          <w:ilvl w:val="1"/>
          <w:numId w:val="7"/>
        </w:numPr>
        <w:spacing w:after="0"/>
        <w:rPr>
          <w:rFonts w:ascii="Aptos" w:eastAsia="Aptos" w:hAnsi="Aptos" w:cs="Aptos"/>
        </w:rPr>
      </w:pPr>
      <w:r>
        <w:rPr>
          <w:rFonts w:ascii="Aptos" w:eastAsia="Aptos" w:hAnsi="Aptos" w:cs="Aptos"/>
        </w:rPr>
        <w:t xml:space="preserve">Better for long-range/global dependencies </w:t>
      </w:r>
    </w:p>
    <w:p w14:paraId="15FD8ED3" w14:textId="412CDC5A" w:rsidR="00AA4683" w:rsidRDefault="00000000" w:rsidP="0605C9D5">
      <w:pPr>
        <w:pStyle w:val="ListParagraph"/>
        <w:numPr>
          <w:ilvl w:val="0"/>
          <w:numId w:val="7"/>
        </w:numPr>
        <w:spacing w:after="0"/>
        <w:rPr>
          <w:rFonts w:ascii="Aptos" w:eastAsia="Aptos" w:hAnsi="Aptos" w:cs="Aptos"/>
        </w:rPr>
      </w:pPr>
      <w:r>
        <w:rPr>
          <w:rFonts w:ascii="Aptos" w:eastAsia="Aptos" w:hAnsi="Aptos" w:cs="Aptos"/>
        </w:rPr>
        <w:t xml:space="preserve">Hardware: </w:t>
      </w:r>
    </w:p>
    <w:p w14:paraId="457B949A" w14:textId="0E847E1D" w:rsidR="00AA4683" w:rsidRDefault="00000000" w:rsidP="0605C9D5">
      <w:pPr>
        <w:pStyle w:val="ListParagraph"/>
        <w:numPr>
          <w:ilvl w:val="1"/>
          <w:numId w:val="7"/>
        </w:numPr>
        <w:spacing w:after="0"/>
        <w:rPr>
          <w:rFonts w:ascii="Aptos" w:eastAsia="Aptos" w:hAnsi="Aptos" w:cs="Aptos"/>
        </w:rPr>
      </w:pPr>
      <w:r>
        <w:rPr>
          <w:rFonts w:ascii="Aptos" w:eastAsia="Aptos" w:hAnsi="Aptos" w:cs="Aptos"/>
        </w:rPr>
        <w:t xml:space="preserve">GPUs favor dense (linear) over sparse </w:t>
      </w:r>
    </w:p>
    <w:p w14:paraId="47F19583" w14:textId="254E7952" w:rsidR="00AA4683" w:rsidRDefault="00000000" w:rsidP="0605C9D5">
      <w:pPr>
        <w:spacing w:after="0"/>
      </w:pPr>
      <w:r>
        <w:rPr>
          <w:rFonts w:ascii="Aptos" w:eastAsia="Aptos" w:hAnsi="Aptos" w:cs="Aptos"/>
        </w:rPr>
        <w:t xml:space="preserve"> </w:t>
      </w:r>
    </w:p>
    <w:p w14:paraId="5BFAC3B9" w14:textId="36C44094" w:rsidR="00AA4683" w:rsidRDefault="00000000" w:rsidP="3897685B">
      <w:pPr>
        <w:pStyle w:val="Heading1"/>
      </w:pPr>
      <w:r>
        <w:t>5. Beyond Attention: State Space Models (SSMs)</w:t>
      </w:r>
    </w:p>
    <w:p w14:paraId="78FB2984" w14:textId="2C6C8867" w:rsidR="00AA4683" w:rsidRDefault="00000000" w:rsidP="0605C9D5">
      <w:pPr>
        <w:pStyle w:val="ListParagraph"/>
        <w:numPr>
          <w:ilvl w:val="0"/>
          <w:numId w:val="6"/>
        </w:numPr>
        <w:spacing w:after="0"/>
        <w:rPr>
          <w:rFonts w:ascii="Aptos" w:eastAsia="Aptos" w:hAnsi="Aptos" w:cs="Aptos"/>
        </w:rPr>
      </w:pPr>
      <w:r>
        <w:rPr>
          <w:rFonts w:ascii="Aptos" w:eastAsia="Aptos" w:hAnsi="Aptos" w:cs="Aptos"/>
        </w:rPr>
        <w:t xml:space="preserve">Replace attention entirely with sequential state updates → O(n) </w:t>
      </w:r>
    </w:p>
    <w:p w14:paraId="7A317013" w14:textId="2DD817E0" w:rsidR="00AA4683" w:rsidRDefault="00000000" w:rsidP="0605C9D5">
      <w:pPr>
        <w:spacing w:after="0"/>
      </w:pPr>
      <w:r>
        <w:rPr>
          <w:rFonts w:ascii="Aptos" w:eastAsia="Aptos" w:hAnsi="Aptos" w:cs="Aptos"/>
        </w:rPr>
        <w:t>Example: Mamba</w:t>
      </w:r>
    </w:p>
    <w:p w14:paraId="71129FAD" w14:textId="6C764F79" w:rsidR="00AA4683" w:rsidRDefault="00000000" w:rsidP="0605C9D5">
      <w:pPr>
        <w:pStyle w:val="ListParagraph"/>
        <w:numPr>
          <w:ilvl w:val="0"/>
          <w:numId w:val="5"/>
        </w:numPr>
        <w:spacing w:after="0"/>
        <w:rPr>
          <w:rFonts w:ascii="Aptos" w:eastAsia="Aptos" w:hAnsi="Aptos" w:cs="Aptos"/>
        </w:rPr>
      </w:pPr>
      <w:r>
        <w:rPr>
          <w:rFonts w:ascii="Aptos" w:eastAsia="Aptos" w:hAnsi="Aptos" w:cs="Aptos"/>
        </w:rPr>
        <w:t xml:space="preserve">Uses selective state spaces to decide what to remember/forget </w:t>
      </w:r>
    </w:p>
    <w:p w14:paraId="0B637EB5" w14:textId="2CB4D564" w:rsidR="00AA4683" w:rsidRDefault="00000000" w:rsidP="0605C9D5">
      <w:pPr>
        <w:spacing w:after="0"/>
      </w:pPr>
      <w:r>
        <w:rPr>
          <w:rFonts w:ascii="Aptos" w:eastAsia="Aptos" w:hAnsi="Aptos" w:cs="Aptos"/>
        </w:rPr>
        <w:t xml:space="preserve"> </w:t>
      </w:r>
    </w:p>
    <w:p w14:paraId="4DF8F808" w14:textId="2BB74D64" w:rsidR="00AA4683" w:rsidRDefault="00000000" w:rsidP="3897685B">
      <w:pPr>
        <w:pStyle w:val="Heading1"/>
      </w:pPr>
      <w:r>
        <w:t>6. Key Takeaways / Summary [Ada]</w:t>
      </w:r>
    </w:p>
    <w:p w14:paraId="47B2A6A2" w14:textId="17FBD429" w:rsidR="00AA4683" w:rsidRDefault="00000000" w:rsidP="0605C9D5">
      <w:pPr>
        <w:pStyle w:val="ListParagraph"/>
        <w:numPr>
          <w:ilvl w:val="0"/>
          <w:numId w:val="4"/>
        </w:numPr>
        <w:spacing w:after="0"/>
        <w:rPr>
          <w:rFonts w:ascii="Aptos" w:eastAsia="Aptos" w:hAnsi="Aptos" w:cs="Aptos"/>
        </w:rPr>
      </w:pPr>
      <w:r>
        <w:rPr>
          <w:rFonts w:ascii="Aptos" w:eastAsia="Aptos" w:hAnsi="Aptos" w:cs="Aptos"/>
        </w:rPr>
        <w:t xml:space="preserve">Three main approaches: </w:t>
      </w:r>
    </w:p>
    <w:p w14:paraId="44BB1CF3" w14:textId="3FF591E0" w:rsidR="00AA4683" w:rsidRDefault="00000000" w:rsidP="0605C9D5">
      <w:pPr>
        <w:pStyle w:val="ListParagraph"/>
        <w:numPr>
          <w:ilvl w:val="1"/>
          <w:numId w:val="4"/>
        </w:numPr>
        <w:spacing w:after="0"/>
        <w:rPr>
          <w:rFonts w:ascii="Aptos" w:eastAsia="Aptos" w:hAnsi="Aptos" w:cs="Aptos"/>
        </w:rPr>
      </w:pPr>
      <w:r>
        <w:rPr>
          <w:rFonts w:ascii="Aptos" w:eastAsia="Aptos" w:hAnsi="Aptos" w:cs="Aptos"/>
        </w:rPr>
        <w:t xml:space="preserve">Linear attention → approximation </w:t>
      </w:r>
    </w:p>
    <w:p w14:paraId="4FE60F03" w14:textId="6AA28630" w:rsidR="00AA4683" w:rsidRDefault="00000000" w:rsidP="0605C9D5">
      <w:pPr>
        <w:pStyle w:val="ListParagraph"/>
        <w:numPr>
          <w:ilvl w:val="1"/>
          <w:numId w:val="4"/>
        </w:numPr>
        <w:spacing w:after="0"/>
        <w:rPr>
          <w:rFonts w:ascii="Aptos" w:eastAsia="Aptos" w:hAnsi="Aptos" w:cs="Aptos"/>
        </w:rPr>
      </w:pPr>
      <w:r>
        <w:rPr>
          <w:rFonts w:ascii="Aptos" w:eastAsia="Aptos" w:hAnsi="Aptos" w:cs="Aptos"/>
        </w:rPr>
        <w:t xml:space="preserve">Sparse attention → restriction </w:t>
      </w:r>
    </w:p>
    <w:p w14:paraId="1EEB581F" w14:textId="3D34D315" w:rsidR="00AA4683" w:rsidRDefault="00000000" w:rsidP="0605C9D5">
      <w:pPr>
        <w:pStyle w:val="ListParagraph"/>
        <w:numPr>
          <w:ilvl w:val="1"/>
          <w:numId w:val="4"/>
        </w:numPr>
        <w:spacing w:after="0"/>
        <w:rPr>
          <w:rFonts w:ascii="Aptos" w:eastAsia="Aptos" w:hAnsi="Aptos" w:cs="Aptos"/>
        </w:rPr>
      </w:pPr>
      <w:r>
        <w:rPr>
          <w:rFonts w:ascii="Aptos" w:eastAsia="Aptos" w:hAnsi="Aptos" w:cs="Aptos"/>
        </w:rPr>
        <w:t xml:space="preserve">SSMs (Mamba) → replacement </w:t>
      </w:r>
    </w:p>
    <w:p w14:paraId="3A1F544C" w14:textId="05386D70" w:rsidR="00AA4683" w:rsidRDefault="00000000" w:rsidP="0605C9D5">
      <w:pPr>
        <w:pStyle w:val="ListParagraph"/>
        <w:numPr>
          <w:ilvl w:val="0"/>
          <w:numId w:val="4"/>
        </w:numPr>
        <w:spacing w:after="0"/>
        <w:rPr>
          <w:rFonts w:ascii="Aptos" w:eastAsia="Aptos" w:hAnsi="Aptos" w:cs="Aptos"/>
        </w:rPr>
      </w:pPr>
      <w:r>
        <w:rPr>
          <w:rFonts w:ascii="Aptos" w:eastAsia="Aptos" w:hAnsi="Aptos" w:cs="Aptos"/>
        </w:rPr>
        <w:t xml:space="preserve">No single best method: </w:t>
      </w:r>
    </w:p>
    <w:p w14:paraId="2C078E63" w14:textId="0CEF4D5C" w:rsidR="00AA4683" w:rsidRDefault="00000000" w:rsidP="0605C9D5">
      <w:pPr>
        <w:pStyle w:val="ListParagraph"/>
        <w:numPr>
          <w:ilvl w:val="1"/>
          <w:numId w:val="4"/>
        </w:numPr>
        <w:spacing w:after="0"/>
        <w:rPr>
          <w:rFonts w:ascii="Aptos" w:eastAsia="Aptos" w:hAnsi="Aptos" w:cs="Aptos"/>
        </w:rPr>
      </w:pPr>
      <w:r>
        <w:rPr>
          <w:rFonts w:ascii="Aptos" w:eastAsia="Aptos" w:hAnsi="Aptos" w:cs="Aptos"/>
        </w:rPr>
        <w:t>Choice depends on task (local vs global) and hardware</w:t>
      </w:r>
    </w:p>
    <w:p w14:paraId="5F23F4E9" w14:textId="2685261A" w:rsidR="25B06B5B" w:rsidRDefault="25B06B5B" w:rsidP="3897685B">
      <w:pPr>
        <w:pStyle w:val="ListParagraph"/>
        <w:numPr>
          <w:ilvl w:val="1"/>
          <w:numId w:val="4"/>
        </w:numPr>
        <w:spacing w:after="0"/>
        <w:rPr>
          <w:rFonts w:ascii="Aptos" w:eastAsia="Aptos" w:hAnsi="Aptos" w:cs="Aptos"/>
        </w:rPr>
      </w:pPr>
      <w:r>
        <w:rPr>
          <w:rFonts w:ascii="Aptos" w:eastAsia="Aptos" w:hAnsi="Aptos" w:cs="Aptos"/>
        </w:rPr>
        <w:t xml:space="preserve">Different approaches may favor training efficiency vs inference speed; choice depends on deployment constraints </w:t>
      </w:r>
    </w:p>
    <w:p w14:paraId="6F3D6E56" w14:textId="577C6712" w:rsidR="4029C7C4" w:rsidRDefault="4029C7C4" w:rsidP="3897685B">
      <w:pPr>
        <w:pStyle w:val="Heading1"/>
        <w:rPr>
          <w:rFonts w:ascii="Aptos" w:eastAsia="Aptos" w:hAnsi="Aptos" w:cs="Aptos"/>
          <w:sz w:val="24"/>
          <w:szCs w:val="24"/>
        </w:rPr>
      </w:pPr>
      <w:r>
        <w:t>References</w:t>
      </w:r>
    </w:p>
    <w:p w14:paraId="6A9219F8" w14:textId="478FDB82" w:rsidR="4029C7C4" w:rsidRDefault="4029C7C4" w:rsidP="3897685B">
      <w:pPr>
        <w:spacing w:after="0"/>
      </w:pPr>
      <w:r>
        <w:rPr>
          <w:rFonts w:ascii="Aptos" w:eastAsia="Aptos" w:hAnsi="Aptos" w:cs="Aptos"/>
        </w:rPr>
        <w:t xml:space="preserve">[1] Y. Sun, Z. Li, Y. Zhang, T. Pan, B. Dong, Y. Guo, and J. Wang, “Efficient attention mechanisms for large language models: A survey,” arXiv preprint </w:t>
      </w:r>
      <w:hyperlink r:id="rId8">
        <w:r>
          <w:rPr>
            <w:rStyle w:val="Hyperlink"/>
            <w:rFonts w:ascii="Aptos" w:eastAsia="Aptos" w:hAnsi="Aptos" w:cs="Aptos"/>
          </w:rPr>
          <w:t>arXiv:2507.19595</w:t>
        </w:r>
      </w:hyperlink>
      <w:r>
        <w:rPr>
          <w:rFonts w:ascii="Aptos" w:eastAsia="Aptos" w:hAnsi="Aptos" w:cs="Aptos"/>
        </w:rPr>
        <w:t>, 2025.</w:t>
      </w:r>
    </w:p>
    <w:p w14:paraId="469A0B3F" w14:textId="7662344A" w:rsidR="3897685B" w:rsidRDefault="3897685B" w:rsidP="3897685B">
      <w:pPr>
        <w:spacing w:after="0"/>
        <w:rPr>
          <w:rFonts w:ascii="Aptos" w:eastAsia="Aptos" w:hAnsi="Aptos" w:cs="Aptos"/>
        </w:rPr>
      </w:pPr>
    </w:p>
    <w:p w14:paraId="7172AA71" w14:textId="0FA80417" w:rsidR="79075476" w:rsidRDefault="79075476" w:rsidP="3897685B">
      <w:pPr>
        <w:spacing w:after="0" w:line="278" w:lineRule="auto"/>
      </w:pPr>
      <w:r>
        <w:rPr>
          <w:rFonts w:ascii="Aptos" w:eastAsia="Aptos" w:hAnsi="Aptos" w:cs="Aptos"/>
        </w:rPr>
        <w:t xml:space="preserve">[2] I. Beltagy, M. E. Peters, and A. Cohan, “Longformer: The Long-Document Transformer,” arXiv preprint </w:t>
      </w:r>
      <w:hyperlink r:id="rId9">
        <w:r>
          <w:rPr>
            <w:rStyle w:val="Hyperlink"/>
            <w:rFonts w:ascii="Aptos" w:eastAsia="Aptos" w:hAnsi="Aptos" w:cs="Aptos"/>
          </w:rPr>
          <w:t>arXiv:2004.05150</w:t>
        </w:r>
      </w:hyperlink>
      <w:r>
        <w:rPr>
          <w:rFonts w:ascii="Aptos" w:eastAsia="Aptos" w:hAnsi="Aptos" w:cs="Aptos"/>
        </w:rPr>
        <w:t>, 2020.</w:t>
      </w:r>
    </w:p>
    <w:p w14:paraId="433EF1F1" w14:textId="61AC6FAD" w:rsidR="3897685B" w:rsidRDefault="3897685B" w:rsidP="3897685B">
      <w:pPr>
        <w:spacing w:after="0" w:line="278" w:lineRule="auto"/>
        <w:rPr>
          <w:rFonts w:ascii="Aptos" w:eastAsia="Aptos" w:hAnsi="Aptos" w:cs="Aptos"/>
        </w:rPr>
      </w:pPr>
    </w:p>
    <w:p w14:paraId="5962BD38" w14:textId="64322B0D" w:rsidR="79075476" w:rsidRDefault="79075476" w:rsidP="3897685B">
      <w:pPr>
        <w:spacing w:after="0" w:line="278" w:lineRule="auto"/>
      </w:pPr>
      <w:r>
        <w:rPr>
          <w:rFonts w:ascii="Aptos" w:eastAsia="Aptos" w:hAnsi="Aptos" w:cs="Aptos"/>
        </w:rPr>
        <w:lastRenderedPageBreak/>
        <w:t xml:space="preserve">[3] M. Zaheer, G. Guruganesh, K. A. Dubey, J. Ainslie, C. Alberti, S. Ontanon, P. Pham, A. Ravula, Q. Wang, L. Yang, and A. Ahmed, “Big Bird: Transformers for Longer Sequences,” in </w:t>
      </w:r>
      <w:r>
        <w:rPr>
          <w:rFonts w:ascii="Aptos" w:eastAsia="Aptos" w:hAnsi="Aptos" w:cs="Aptos"/>
          <w:i/>
          <w:iCs/>
        </w:rPr>
        <w:t>Advances in Neural Information Processing Systems</w:t>
      </w:r>
      <w:r>
        <w:rPr>
          <w:rFonts w:ascii="Aptos" w:eastAsia="Aptos" w:hAnsi="Aptos" w:cs="Aptos"/>
        </w:rPr>
        <w:t xml:space="preserve">, vol. 33, 2020. </w:t>
      </w:r>
      <w:hyperlink r:id="rId10">
        <w:r>
          <w:rPr>
            <w:rStyle w:val="Hyperlink"/>
            <w:rFonts w:ascii="Aptos" w:eastAsia="Aptos" w:hAnsi="Aptos" w:cs="Aptos"/>
          </w:rPr>
          <w:t>arXiv:2007.14062</w:t>
        </w:r>
      </w:hyperlink>
    </w:p>
    <w:p w14:paraId="46DE4BB9" w14:textId="25AAFA4F" w:rsidR="3897685B" w:rsidRDefault="3897685B" w:rsidP="3897685B">
      <w:pPr>
        <w:spacing w:after="0" w:line="278" w:lineRule="auto"/>
        <w:rPr>
          <w:rFonts w:ascii="Aptos" w:eastAsia="Aptos" w:hAnsi="Aptos" w:cs="Aptos"/>
        </w:rPr>
      </w:pPr>
    </w:p>
    <w:p w14:paraId="6C6DE85A" w14:textId="38A95FE0" w:rsidR="79075476" w:rsidRDefault="79075476" w:rsidP="3897685B">
      <w:pPr>
        <w:spacing w:after="0" w:line="278" w:lineRule="auto"/>
      </w:pPr>
      <w:r>
        <w:rPr>
          <w:rFonts w:ascii="Aptos" w:eastAsia="Aptos" w:hAnsi="Aptos" w:cs="Aptos"/>
        </w:rPr>
        <w:t xml:space="preserve">[4] Y. Chen, R. Chen, S. Yi, X. Zhao, X. Li, J. Zhang, J. Sun, C. Hu, Y. Han, L. Bing, Y. Deng, and T. Chen, “MSA: Memory Sparse Attention for Efficient End-to-End Memory Model Scaling to 100M Tokens,” arXiv preprint </w:t>
      </w:r>
      <w:hyperlink r:id="rId11">
        <w:r>
          <w:rPr>
            <w:rStyle w:val="Hyperlink"/>
            <w:rFonts w:ascii="Aptos" w:eastAsia="Aptos" w:hAnsi="Aptos" w:cs="Aptos"/>
          </w:rPr>
          <w:t>arXiv:2603.23516</w:t>
        </w:r>
      </w:hyperlink>
      <w:r>
        <w:rPr>
          <w:rFonts w:ascii="Aptos" w:eastAsia="Aptos" w:hAnsi="Aptos" w:cs="Aptos"/>
        </w:rPr>
        <w:t>, 2026.</w:t>
      </w:r>
    </w:p>
    <w:p w14:paraId="62F744F8" w14:textId="43BF9AFB" w:rsidR="3897685B" w:rsidRDefault="3897685B" w:rsidP="3897685B">
      <w:pPr>
        <w:spacing w:after="0"/>
        <w:rPr>
          <w:rFonts w:ascii="Aptos" w:eastAsia="Aptos" w:hAnsi="Aptos" w:cs="Aptos"/>
        </w:rPr>
      </w:pPr>
    </w:p>
    <w:p w14:paraId="7900F4FF" w14:textId="0C286375" w:rsidR="3897685B" w:rsidRDefault="3897685B" w:rsidP="3897685B">
      <w:pPr>
        <w:spacing w:after="0"/>
        <w:rPr>
          <w:rFonts w:ascii="Aptos" w:eastAsia="Aptos" w:hAnsi="Aptos" w:cs="Aptos"/>
        </w:rPr>
      </w:pPr>
    </w:p>
    <w:sectPr w:rsidR="38976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3w9F61jf" int2:invalidationBookmarkName="" int2:hashCode="SUW/GjHGPY/jrS" int2:id="S5x6h0N3">
      <int2:state int2:value="Rejected" int2:type="spell"/>
    </int2:bookmark>
    <int2:bookmark int2:bookmarkName="_Int_73sPv5mm" int2:invalidationBookmarkName="" int2:hashCode="jTDohqi6/3CU/s" int2:id="Mzrt7y8k">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A8B3"/>
    <w:multiLevelType w:val="hybridMultilevel"/>
    <w:tmpl w:val="B0D0C94C"/>
    <w:lvl w:ilvl="0" w:tplc="F7B692D8">
      <w:start w:val="1"/>
      <w:numFmt w:val="bullet"/>
      <w:lvlText w:val=""/>
      <w:lvlJc w:val="left"/>
      <w:pPr>
        <w:ind w:left="720" w:hanging="360"/>
      </w:pPr>
      <w:rPr>
        <w:rFonts w:ascii="Symbol" w:hAnsi="Symbol" w:hint="default"/>
      </w:rPr>
    </w:lvl>
    <w:lvl w:ilvl="1" w:tplc="090EA6F4">
      <w:start w:val="1"/>
      <w:numFmt w:val="bullet"/>
      <w:lvlText w:val="o"/>
      <w:lvlJc w:val="left"/>
      <w:pPr>
        <w:ind w:left="1440" w:hanging="360"/>
      </w:pPr>
      <w:rPr>
        <w:rFonts w:ascii="Courier New" w:hAnsi="Courier New" w:hint="default"/>
      </w:rPr>
    </w:lvl>
    <w:lvl w:ilvl="2" w:tplc="57D4DA3A">
      <w:start w:val="1"/>
      <w:numFmt w:val="bullet"/>
      <w:lvlText w:val=""/>
      <w:lvlJc w:val="left"/>
      <w:pPr>
        <w:ind w:left="2160" w:hanging="360"/>
      </w:pPr>
      <w:rPr>
        <w:rFonts w:ascii="Wingdings" w:hAnsi="Wingdings" w:hint="default"/>
      </w:rPr>
    </w:lvl>
    <w:lvl w:ilvl="3" w:tplc="9C445112">
      <w:start w:val="1"/>
      <w:numFmt w:val="bullet"/>
      <w:lvlText w:val=""/>
      <w:lvlJc w:val="left"/>
      <w:pPr>
        <w:ind w:left="2880" w:hanging="360"/>
      </w:pPr>
      <w:rPr>
        <w:rFonts w:ascii="Symbol" w:hAnsi="Symbol" w:hint="default"/>
      </w:rPr>
    </w:lvl>
    <w:lvl w:ilvl="4" w:tplc="7CD8CAA0">
      <w:start w:val="1"/>
      <w:numFmt w:val="bullet"/>
      <w:lvlText w:val="o"/>
      <w:lvlJc w:val="left"/>
      <w:pPr>
        <w:ind w:left="3600" w:hanging="360"/>
      </w:pPr>
      <w:rPr>
        <w:rFonts w:ascii="Courier New" w:hAnsi="Courier New" w:hint="default"/>
      </w:rPr>
    </w:lvl>
    <w:lvl w:ilvl="5" w:tplc="F1E8E1B8">
      <w:start w:val="1"/>
      <w:numFmt w:val="bullet"/>
      <w:lvlText w:val=""/>
      <w:lvlJc w:val="left"/>
      <w:pPr>
        <w:ind w:left="4320" w:hanging="360"/>
      </w:pPr>
      <w:rPr>
        <w:rFonts w:ascii="Wingdings" w:hAnsi="Wingdings" w:hint="default"/>
      </w:rPr>
    </w:lvl>
    <w:lvl w:ilvl="6" w:tplc="07ACAEC8">
      <w:start w:val="1"/>
      <w:numFmt w:val="bullet"/>
      <w:lvlText w:val=""/>
      <w:lvlJc w:val="left"/>
      <w:pPr>
        <w:ind w:left="5040" w:hanging="360"/>
      </w:pPr>
      <w:rPr>
        <w:rFonts w:ascii="Symbol" w:hAnsi="Symbol" w:hint="default"/>
      </w:rPr>
    </w:lvl>
    <w:lvl w:ilvl="7" w:tplc="DDE648AE">
      <w:start w:val="1"/>
      <w:numFmt w:val="bullet"/>
      <w:lvlText w:val="o"/>
      <w:lvlJc w:val="left"/>
      <w:pPr>
        <w:ind w:left="5760" w:hanging="360"/>
      </w:pPr>
      <w:rPr>
        <w:rFonts w:ascii="Courier New" w:hAnsi="Courier New" w:hint="default"/>
      </w:rPr>
    </w:lvl>
    <w:lvl w:ilvl="8" w:tplc="A00C9C34">
      <w:start w:val="1"/>
      <w:numFmt w:val="bullet"/>
      <w:lvlText w:val=""/>
      <w:lvlJc w:val="left"/>
      <w:pPr>
        <w:ind w:left="6480" w:hanging="360"/>
      </w:pPr>
      <w:rPr>
        <w:rFonts w:ascii="Wingdings" w:hAnsi="Wingdings" w:hint="default"/>
      </w:rPr>
    </w:lvl>
  </w:abstractNum>
  <w:abstractNum w:abstractNumId="1" w15:restartNumberingAfterBreak="0">
    <w:nsid w:val="11A0221C"/>
    <w:multiLevelType w:val="hybridMultilevel"/>
    <w:tmpl w:val="1F487488"/>
    <w:lvl w:ilvl="0" w:tplc="FE4A06AE">
      <w:start w:val="1"/>
      <w:numFmt w:val="bullet"/>
      <w:lvlText w:val=""/>
      <w:lvlJc w:val="left"/>
      <w:pPr>
        <w:ind w:left="720" w:hanging="360"/>
      </w:pPr>
      <w:rPr>
        <w:rFonts w:ascii="Symbol" w:hAnsi="Symbol" w:hint="default"/>
      </w:rPr>
    </w:lvl>
    <w:lvl w:ilvl="1" w:tplc="7D3CFA1E">
      <w:start w:val="1"/>
      <w:numFmt w:val="bullet"/>
      <w:lvlText w:val="o"/>
      <w:lvlJc w:val="left"/>
      <w:pPr>
        <w:ind w:left="1440" w:hanging="360"/>
      </w:pPr>
      <w:rPr>
        <w:rFonts w:ascii="Courier New" w:hAnsi="Courier New" w:hint="default"/>
      </w:rPr>
    </w:lvl>
    <w:lvl w:ilvl="2" w:tplc="0A4AFEF6">
      <w:start w:val="1"/>
      <w:numFmt w:val="bullet"/>
      <w:lvlText w:val=""/>
      <w:lvlJc w:val="left"/>
      <w:pPr>
        <w:ind w:left="2160" w:hanging="360"/>
      </w:pPr>
      <w:rPr>
        <w:rFonts w:ascii="Wingdings" w:hAnsi="Wingdings" w:hint="default"/>
      </w:rPr>
    </w:lvl>
    <w:lvl w:ilvl="3" w:tplc="B1E04B3A">
      <w:start w:val="1"/>
      <w:numFmt w:val="bullet"/>
      <w:lvlText w:val=""/>
      <w:lvlJc w:val="left"/>
      <w:pPr>
        <w:ind w:left="2880" w:hanging="360"/>
      </w:pPr>
      <w:rPr>
        <w:rFonts w:ascii="Symbol" w:hAnsi="Symbol" w:hint="default"/>
      </w:rPr>
    </w:lvl>
    <w:lvl w:ilvl="4" w:tplc="4456FFE6">
      <w:start w:val="1"/>
      <w:numFmt w:val="bullet"/>
      <w:lvlText w:val="o"/>
      <w:lvlJc w:val="left"/>
      <w:pPr>
        <w:ind w:left="3600" w:hanging="360"/>
      </w:pPr>
      <w:rPr>
        <w:rFonts w:ascii="Courier New" w:hAnsi="Courier New" w:hint="default"/>
      </w:rPr>
    </w:lvl>
    <w:lvl w:ilvl="5" w:tplc="C63A3914">
      <w:start w:val="1"/>
      <w:numFmt w:val="bullet"/>
      <w:lvlText w:val=""/>
      <w:lvlJc w:val="left"/>
      <w:pPr>
        <w:ind w:left="4320" w:hanging="360"/>
      </w:pPr>
      <w:rPr>
        <w:rFonts w:ascii="Wingdings" w:hAnsi="Wingdings" w:hint="default"/>
      </w:rPr>
    </w:lvl>
    <w:lvl w:ilvl="6" w:tplc="22E61FAC">
      <w:start w:val="1"/>
      <w:numFmt w:val="bullet"/>
      <w:lvlText w:val=""/>
      <w:lvlJc w:val="left"/>
      <w:pPr>
        <w:ind w:left="5040" w:hanging="360"/>
      </w:pPr>
      <w:rPr>
        <w:rFonts w:ascii="Symbol" w:hAnsi="Symbol" w:hint="default"/>
      </w:rPr>
    </w:lvl>
    <w:lvl w:ilvl="7" w:tplc="5DECA74E">
      <w:start w:val="1"/>
      <w:numFmt w:val="bullet"/>
      <w:lvlText w:val="o"/>
      <w:lvlJc w:val="left"/>
      <w:pPr>
        <w:ind w:left="5760" w:hanging="360"/>
      </w:pPr>
      <w:rPr>
        <w:rFonts w:ascii="Courier New" w:hAnsi="Courier New" w:hint="default"/>
      </w:rPr>
    </w:lvl>
    <w:lvl w:ilvl="8" w:tplc="F312B44A">
      <w:start w:val="1"/>
      <w:numFmt w:val="bullet"/>
      <w:lvlText w:val=""/>
      <w:lvlJc w:val="left"/>
      <w:pPr>
        <w:ind w:left="6480" w:hanging="360"/>
      </w:pPr>
      <w:rPr>
        <w:rFonts w:ascii="Wingdings" w:hAnsi="Wingdings" w:hint="default"/>
      </w:rPr>
    </w:lvl>
  </w:abstractNum>
  <w:abstractNum w:abstractNumId="2" w15:restartNumberingAfterBreak="0">
    <w:nsid w:val="1847949E"/>
    <w:multiLevelType w:val="hybridMultilevel"/>
    <w:tmpl w:val="CC7EB266"/>
    <w:lvl w:ilvl="0" w:tplc="71C0713A">
      <w:start w:val="1"/>
      <w:numFmt w:val="bullet"/>
      <w:lvlText w:val="·"/>
      <w:lvlJc w:val="left"/>
      <w:pPr>
        <w:ind w:left="720" w:hanging="360"/>
      </w:pPr>
      <w:rPr>
        <w:rFonts w:ascii="Symbol" w:hAnsi="Symbol" w:hint="default"/>
      </w:rPr>
    </w:lvl>
    <w:lvl w:ilvl="1" w:tplc="5928BCEE">
      <w:start w:val="1"/>
      <w:numFmt w:val="bullet"/>
      <w:lvlText w:val="o"/>
      <w:lvlJc w:val="left"/>
      <w:pPr>
        <w:ind w:left="1440" w:hanging="360"/>
      </w:pPr>
      <w:rPr>
        <w:rFonts w:ascii="Courier New" w:hAnsi="Courier New" w:hint="default"/>
      </w:rPr>
    </w:lvl>
    <w:lvl w:ilvl="2" w:tplc="78C497CE">
      <w:start w:val="1"/>
      <w:numFmt w:val="bullet"/>
      <w:lvlText w:val=""/>
      <w:lvlJc w:val="left"/>
      <w:pPr>
        <w:ind w:left="2160" w:hanging="360"/>
      </w:pPr>
      <w:rPr>
        <w:rFonts w:ascii="Wingdings" w:hAnsi="Wingdings" w:hint="default"/>
      </w:rPr>
    </w:lvl>
    <w:lvl w:ilvl="3" w:tplc="582CF604">
      <w:start w:val="1"/>
      <w:numFmt w:val="bullet"/>
      <w:lvlText w:val=""/>
      <w:lvlJc w:val="left"/>
      <w:pPr>
        <w:ind w:left="2880" w:hanging="360"/>
      </w:pPr>
      <w:rPr>
        <w:rFonts w:ascii="Symbol" w:hAnsi="Symbol" w:hint="default"/>
      </w:rPr>
    </w:lvl>
    <w:lvl w:ilvl="4" w:tplc="A4DAB46C">
      <w:start w:val="1"/>
      <w:numFmt w:val="bullet"/>
      <w:lvlText w:val="o"/>
      <w:lvlJc w:val="left"/>
      <w:pPr>
        <w:ind w:left="3600" w:hanging="360"/>
      </w:pPr>
      <w:rPr>
        <w:rFonts w:ascii="Courier New" w:hAnsi="Courier New" w:hint="default"/>
      </w:rPr>
    </w:lvl>
    <w:lvl w:ilvl="5" w:tplc="28D03076">
      <w:start w:val="1"/>
      <w:numFmt w:val="bullet"/>
      <w:lvlText w:val=""/>
      <w:lvlJc w:val="left"/>
      <w:pPr>
        <w:ind w:left="4320" w:hanging="360"/>
      </w:pPr>
      <w:rPr>
        <w:rFonts w:ascii="Wingdings" w:hAnsi="Wingdings" w:hint="default"/>
      </w:rPr>
    </w:lvl>
    <w:lvl w:ilvl="6" w:tplc="8F005632">
      <w:start w:val="1"/>
      <w:numFmt w:val="bullet"/>
      <w:lvlText w:val=""/>
      <w:lvlJc w:val="left"/>
      <w:pPr>
        <w:ind w:left="5040" w:hanging="360"/>
      </w:pPr>
      <w:rPr>
        <w:rFonts w:ascii="Symbol" w:hAnsi="Symbol" w:hint="default"/>
      </w:rPr>
    </w:lvl>
    <w:lvl w:ilvl="7" w:tplc="2E1EAA04">
      <w:start w:val="1"/>
      <w:numFmt w:val="bullet"/>
      <w:lvlText w:val="o"/>
      <w:lvlJc w:val="left"/>
      <w:pPr>
        <w:ind w:left="5760" w:hanging="360"/>
      </w:pPr>
      <w:rPr>
        <w:rFonts w:ascii="Courier New" w:hAnsi="Courier New" w:hint="default"/>
      </w:rPr>
    </w:lvl>
    <w:lvl w:ilvl="8" w:tplc="DBF87A18">
      <w:start w:val="1"/>
      <w:numFmt w:val="bullet"/>
      <w:lvlText w:val=""/>
      <w:lvlJc w:val="left"/>
      <w:pPr>
        <w:ind w:left="6480" w:hanging="360"/>
      </w:pPr>
      <w:rPr>
        <w:rFonts w:ascii="Wingdings" w:hAnsi="Wingdings" w:hint="default"/>
      </w:rPr>
    </w:lvl>
  </w:abstractNum>
  <w:abstractNum w:abstractNumId="3" w15:restartNumberingAfterBreak="0">
    <w:nsid w:val="1A24AA65"/>
    <w:multiLevelType w:val="hybridMultilevel"/>
    <w:tmpl w:val="5F2220E4"/>
    <w:lvl w:ilvl="0" w:tplc="1C6CAA30">
      <w:start w:val="1"/>
      <w:numFmt w:val="bullet"/>
      <w:lvlText w:val=""/>
      <w:lvlJc w:val="left"/>
      <w:pPr>
        <w:ind w:left="720" w:hanging="360"/>
      </w:pPr>
      <w:rPr>
        <w:rFonts w:ascii="Symbol" w:hAnsi="Symbol" w:hint="default"/>
      </w:rPr>
    </w:lvl>
    <w:lvl w:ilvl="1" w:tplc="81DA1D0C">
      <w:start w:val="1"/>
      <w:numFmt w:val="bullet"/>
      <w:lvlText w:val="o"/>
      <w:lvlJc w:val="left"/>
      <w:pPr>
        <w:ind w:left="1440" w:hanging="360"/>
      </w:pPr>
      <w:rPr>
        <w:rFonts w:ascii="Courier New" w:hAnsi="Courier New" w:hint="default"/>
      </w:rPr>
    </w:lvl>
    <w:lvl w:ilvl="2" w:tplc="AE649E94">
      <w:start w:val="1"/>
      <w:numFmt w:val="bullet"/>
      <w:lvlText w:val=""/>
      <w:lvlJc w:val="left"/>
      <w:pPr>
        <w:ind w:left="2160" w:hanging="360"/>
      </w:pPr>
      <w:rPr>
        <w:rFonts w:ascii="Wingdings" w:hAnsi="Wingdings" w:hint="default"/>
      </w:rPr>
    </w:lvl>
    <w:lvl w:ilvl="3" w:tplc="0AAA8DD2">
      <w:start w:val="1"/>
      <w:numFmt w:val="bullet"/>
      <w:lvlText w:val=""/>
      <w:lvlJc w:val="left"/>
      <w:pPr>
        <w:ind w:left="2880" w:hanging="360"/>
      </w:pPr>
      <w:rPr>
        <w:rFonts w:ascii="Symbol" w:hAnsi="Symbol" w:hint="default"/>
      </w:rPr>
    </w:lvl>
    <w:lvl w:ilvl="4" w:tplc="32DCB052">
      <w:start w:val="1"/>
      <w:numFmt w:val="bullet"/>
      <w:lvlText w:val="o"/>
      <w:lvlJc w:val="left"/>
      <w:pPr>
        <w:ind w:left="3600" w:hanging="360"/>
      </w:pPr>
      <w:rPr>
        <w:rFonts w:ascii="Courier New" w:hAnsi="Courier New" w:hint="default"/>
      </w:rPr>
    </w:lvl>
    <w:lvl w:ilvl="5" w:tplc="DA4633D4">
      <w:start w:val="1"/>
      <w:numFmt w:val="bullet"/>
      <w:lvlText w:val=""/>
      <w:lvlJc w:val="left"/>
      <w:pPr>
        <w:ind w:left="4320" w:hanging="360"/>
      </w:pPr>
      <w:rPr>
        <w:rFonts w:ascii="Wingdings" w:hAnsi="Wingdings" w:hint="default"/>
      </w:rPr>
    </w:lvl>
    <w:lvl w:ilvl="6" w:tplc="B002DEAA">
      <w:start w:val="1"/>
      <w:numFmt w:val="bullet"/>
      <w:lvlText w:val=""/>
      <w:lvlJc w:val="left"/>
      <w:pPr>
        <w:ind w:left="5040" w:hanging="360"/>
      </w:pPr>
      <w:rPr>
        <w:rFonts w:ascii="Symbol" w:hAnsi="Symbol" w:hint="default"/>
      </w:rPr>
    </w:lvl>
    <w:lvl w:ilvl="7" w:tplc="9E0231D2">
      <w:start w:val="1"/>
      <w:numFmt w:val="bullet"/>
      <w:lvlText w:val="o"/>
      <w:lvlJc w:val="left"/>
      <w:pPr>
        <w:ind w:left="5760" w:hanging="360"/>
      </w:pPr>
      <w:rPr>
        <w:rFonts w:ascii="Courier New" w:hAnsi="Courier New" w:hint="default"/>
      </w:rPr>
    </w:lvl>
    <w:lvl w:ilvl="8" w:tplc="9A682C6A">
      <w:start w:val="1"/>
      <w:numFmt w:val="bullet"/>
      <w:lvlText w:val=""/>
      <w:lvlJc w:val="left"/>
      <w:pPr>
        <w:ind w:left="6480" w:hanging="360"/>
      </w:pPr>
      <w:rPr>
        <w:rFonts w:ascii="Wingdings" w:hAnsi="Wingdings" w:hint="default"/>
      </w:rPr>
    </w:lvl>
  </w:abstractNum>
  <w:abstractNum w:abstractNumId="4" w15:restartNumberingAfterBreak="0">
    <w:nsid w:val="277A3D85"/>
    <w:multiLevelType w:val="hybridMultilevel"/>
    <w:tmpl w:val="30D82E3C"/>
    <w:lvl w:ilvl="0" w:tplc="2626CAF4">
      <w:start w:val="1"/>
      <w:numFmt w:val="bullet"/>
      <w:lvlText w:val=""/>
      <w:lvlJc w:val="left"/>
      <w:pPr>
        <w:ind w:left="720" w:hanging="360"/>
      </w:pPr>
      <w:rPr>
        <w:rFonts w:ascii="Symbol" w:hAnsi="Symbol" w:hint="default"/>
      </w:rPr>
    </w:lvl>
    <w:lvl w:ilvl="1" w:tplc="A66E6F9A">
      <w:start w:val="1"/>
      <w:numFmt w:val="bullet"/>
      <w:lvlText w:val="o"/>
      <w:lvlJc w:val="left"/>
      <w:pPr>
        <w:ind w:left="1440" w:hanging="360"/>
      </w:pPr>
      <w:rPr>
        <w:rFonts w:ascii="Courier New" w:hAnsi="Courier New" w:hint="default"/>
      </w:rPr>
    </w:lvl>
    <w:lvl w:ilvl="2" w:tplc="09AEABC4">
      <w:start w:val="1"/>
      <w:numFmt w:val="bullet"/>
      <w:lvlText w:val=""/>
      <w:lvlJc w:val="left"/>
      <w:pPr>
        <w:ind w:left="2160" w:hanging="360"/>
      </w:pPr>
      <w:rPr>
        <w:rFonts w:ascii="Wingdings" w:hAnsi="Wingdings" w:hint="default"/>
      </w:rPr>
    </w:lvl>
    <w:lvl w:ilvl="3" w:tplc="F64E9ACC">
      <w:start w:val="1"/>
      <w:numFmt w:val="bullet"/>
      <w:lvlText w:val=""/>
      <w:lvlJc w:val="left"/>
      <w:pPr>
        <w:ind w:left="2880" w:hanging="360"/>
      </w:pPr>
      <w:rPr>
        <w:rFonts w:ascii="Symbol" w:hAnsi="Symbol" w:hint="default"/>
      </w:rPr>
    </w:lvl>
    <w:lvl w:ilvl="4" w:tplc="0D94369A">
      <w:start w:val="1"/>
      <w:numFmt w:val="bullet"/>
      <w:lvlText w:val="o"/>
      <w:lvlJc w:val="left"/>
      <w:pPr>
        <w:ind w:left="3600" w:hanging="360"/>
      </w:pPr>
      <w:rPr>
        <w:rFonts w:ascii="Courier New" w:hAnsi="Courier New" w:hint="default"/>
      </w:rPr>
    </w:lvl>
    <w:lvl w:ilvl="5" w:tplc="432C7284">
      <w:start w:val="1"/>
      <w:numFmt w:val="bullet"/>
      <w:lvlText w:val=""/>
      <w:lvlJc w:val="left"/>
      <w:pPr>
        <w:ind w:left="4320" w:hanging="360"/>
      </w:pPr>
      <w:rPr>
        <w:rFonts w:ascii="Wingdings" w:hAnsi="Wingdings" w:hint="default"/>
      </w:rPr>
    </w:lvl>
    <w:lvl w:ilvl="6" w:tplc="AA26162E">
      <w:start w:val="1"/>
      <w:numFmt w:val="bullet"/>
      <w:lvlText w:val=""/>
      <w:lvlJc w:val="left"/>
      <w:pPr>
        <w:ind w:left="5040" w:hanging="360"/>
      </w:pPr>
      <w:rPr>
        <w:rFonts w:ascii="Symbol" w:hAnsi="Symbol" w:hint="default"/>
      </w:rPr>
    </w:lvl>
    <w:lvl w:ilvl="7" w:tplc="660C44BA">
      <w:start w:val="1"/>
      <w:numFmt w:val="bullet"/>
      <w:lvlText w:val="o"/>
      <w:lvlJc w:val="left"/>
      <w:pPr>
        <w:ind w:left="5760" w:hanging="360"/>
      </w:pPr>
      <w:rPr>
        <w:rFonts w:ascii="Courier New" w:hAnsi="Courier New" w:hint="default"/>
      </w:rPr>
    </w:lvl>
    <w:lvl w:ilvl="8" w:tplc="0302C334">
      <w:start w:val="1"/>
      <w:numFmt w:val="bullet"/>
      <w:lvlText w:val=""/>
      <w:lvlJc w:val="left"/>
      <w:pPr>
        <w:ind w:left="6480" w:hanging="360"/>
      </w:pPr>
      <w:rPr>
        <w:rFonts w:ascii="Wingdings" w:hAnsi="Wingdings" w:hint="default"/>
      </w:rPr>
    </w:lvl>
  </w:abstractNum>
  <w:abstractNum w:abstractNumId="5" w15:restartNumberingAfterBreak="0">
    <w:nsid w:val="3924D43F"/>
    <w:multiLevelType w:val="hybridMultilevel"/>
    <w:tmpl w:val="5FC8F514"/>
    <w:lvl w:ilvl="0" w:tplc="A8E6164C">
      <w:start w:val="1"/>
      <w:numFmt w:val="bullet"/>
      <w:lvlText w:val=""/>
      <w:lvlJc w:val="left"/>
      <w:pPr>
        <w:ind w:left="720" w:hanging="360"/>
      </w:pPr>
      <w:rPr>
        <w:rFonts w:ascii="Symbol" w:hAnsi="Symbol" w:hint="default"/>
      </w:rPr>
    </w:lvl>
    <w:lvl w:ilvl="1" w:tplc="C590E324">
      <w:start w:val="1"/>
      <w:numFmt w:val="bullet"/>
      <w:lvlText w:val="o"/>
      <w:lvlJc w:val="left"/>
      <w:pPr>
        <w:ind w:left="1440" w:hanging="360"/>
      </w:pPr>
      <w:rPr>
        <w:rFonts w:ascii="Courier New" w:hAnsi="Courier New" w:hint="default"/>
      </w:rPr>
    </w:lvl>
    <w:lvl w:ilvl="2" w:tplc="641E336C">
      <w:start w:val="1"/>
      <w:numFmt w:val="bullet"/>
      <w:lvlText w:val=""/>
      <w:lvlJc w:val="left"/>
      <w:pPr>
        <w:ind w:left="2160" w:hanging="360"/>
      </w:pPr>
      <w:rPr>
        <w:rFonts w:ascii="Wingdings" w:hAnsi="Wingdings" w:hint="default"/>
      </w:rPr>
    </w:lvl>
    <w:lvl w:ilvl="3" w:tplc="161EEDF0">
      <w:start w:val="1"/>
      <w:numFmt w:val="bullet"/>
      <w:lvlText w:val=""/>
      <w:lvlJc w:val="left"/>
      <w:pPr>
        <w:ind w:left="2880" w:hanging="360"/>
      </w:pPr>
      <w:rPr>
        <w:rFonts w:ascii="Symbol" w:hAnsi="Symbol" w:hint="default"/>
      </w:rPr>
    </w:lvl>
    <w:lvl w:ilvl="4" w:tplc="BC5A4F36">
      <w:start w:val="1"/>
      <w:numFmt w:val="bullet"/>
      <w:lvlText w:val="o"/>
      <w:lvlJc w:val="left"/>
      <w:pPr>
        <w:ind w:left="3600" w:hanging="360"/>
      </w:pPr>
      <w:rPr>
        <w:rFonts w:ascii="Courier New" w:hAnsi="Courier New" w:hint="default"/>
      </w:rPr>
    </w:lvl>
    <w:lvl w:ilvl="5" w:tplc="5BD43B7C">
      <w:start w:val="1"/>
      <w:numFmt w:val="bullet"/>
      <w:lvlText w:val=""/>
      <w:lvlJc w:val="left"/>
      <w:pPr>
        <w:ind w:left="4320" w:hanging="360"/>
      </w:pPr>
      <w:rPr>
        <w:rFonts w:ascii="Wingdings" w:hAnsi="Wingdings" w:hint="default"/>
      </w:rPr>
    </w:lvl>
    <w:lvl w:ilvl="6" w:tplc="52B0AC78">
      <w:start w:val="1"/>
      <w:numFmt w:val="bullet"/>
      <w:lvlText w:val=""/>
      <w:lvlJc w:val="left"/>
      <w:pPr>
        <w:ind w:left="5040" w:hanging="360"/>
      </w:pPr>
      <w:rPr>
        <w:rFonts w:ascii="Symbol" w:hAnsi="Symbol" w:hint="default"/>
      </w:rPr>
    </w:lvl>
    <w:lvl w:ilvl="7" w:tplc="2D988250">
      <w:start w:val="1"/>
      <w:numFmt w:val="bullet"/>
      <w:lvlText w:val="o"/>
      <w:lvlJc w:val="left"/>
      <w:pPr>
        <w:ind w:left="5760" w:hanging="360"/>
      </w:pPr>
      <w:rPr>
        <w:rFonts w:ascii="Courier New" w:hAnsi="Courier New" w:hint="default"/>
      </w:rPr>
    </w:lvl>
    <w:lvl w:ilvl="8" w:tplc="CB6EDD6E">
      <w:start w:val="1"/>
      <w:numFmt w:val="bullet"/>
      <w:lvlText w:val=""/>
      <w:lvlJc w:val="left"/>
      <w:pPr>
        <w:ind w:left="6480" w:hanging="360"/>
      </w:pPr>
      <w:rPr>
        <w:rFonts w:ascii="Wingdings" w:hAnsi="Wingdings" w:hint="default"/>
      </w:rPr>
    </w:lvl>
  </w:abstractNum>
  <w:abstractNum w:abstractNumId="6" w15:restartNumberingAfterBreak="0">
    <w:nsid w:val="3AE10EA9"/>
    <w:multiLevelType w:val="hybridMultilevel"/>
    <w:tmpl w:val="35265504"/>
    <w:lvl w:ilvl="0" w:tplc="E9564D7C">
      <w:start w:val="1"/>
      <w:numFmt w:val="decimal"/>
      <w:lvlText w:val="%1."/>
      <w:lvlJc w:val="left"/>
      <w:pPr>
        <w:ind w:left="720" w:hanging="360"/>
      </w:pPr>
    </w:lvl>
    <w:lvl w:ilvl="1" w:tplc="0FA0C7F8">
      <w:start w:val="1"/>
      <w:numFmt w:val="lowerLetter"/>
      <w:lvlText w:val="%2."/>
      <w:lvlJc w:val="left"/>
      <w:pPr>
        <w:ind w:left="1440" w:hanging="360"/>
      </w:pPr>
    </w:lvl>
    <w:lvl w:ilvl="2" w:tplc="2D44F5F2">
      <w:start w:val="1"/>
      <w:numFmt w:val="lowerRoman"/>
      <w:lvlText w:val="%3."/>
      <w:lvlJc w:val="right"/>
      <w:pPr>
        <w:ind w:left="2160" w:hanging="180"/>
      </w:pPr>
    </w:lvl>
    <w:lvl w:ilvl="3" w:tplc="0504C5D4">
      <w:start w:val="1"/>
      <w:numFmt w:val="decimal"/>
      <w:lvlText w:val="%4."/>
      <w:lvlJc w:val="left"/>
      <w:pPr>
        <w:ind w:left="2880" w:hanging="360"/>
      </w:pPr>
    </w:lvl>
    <w:lvl w:ilvl="4" w:tplc="DC2660F8">
      <w:start w:val="1"/>
      <w:numFmt w:val="lowerLetter"/>
      <w:lvlText w:val="%5."/>
      <w:lvlJc w:val="left"/>
      <w:pPr>
        <w:ind w:left="3600" w:hanging="360"/>
      </w:pPr>
    </w:lvl>
    <w:lvl w:ilvl="5" w:tplc="7E364EE4">
      <w:start w:val="1"/>
      <w:numFmt w:val="lowerRoman"/>
      <w:lvlText w:val="%6."/>
      <w:lvlJc w:val="right"/>
      <w:pPr>
        <w:ind w:left="4320" w:hanging="180"/>
      </w:pPr>
    </w:lvl>
    <w:lvl w:ilvl="6" w:tplc="E37CCC00">
      <w:start w:val="1"/>
      <w:numFmt w:val="decimal"/>
      <w:lvlText w:val="%7."/>
      <w:lvlJc w:val="left"/>
      <w:pPr>
        <w:ind w:left="5040" w:hanging="360"/>
      </w:pPr>
    </w:lvl>
    <w:lvl w:ilvl="7" w:tplc="AB20711C">
      <w:start w:val="1"/>
      <w:numFmt w:val="lowerLetter"/>
      <w:lvlText w:val="%8."/>
      <w:lvlJc w:val="left"/>
      <w:pPr>
        <w:ind w:left="5760" w:hanging="360"/>
      </w:pPr>
    </w:lvl>
    <w:lvl w:ilvl="8" w:tplc="B58E7A36">
      <w:start w:val="1"/>
      <w:numFmt w:val="lowerRoman"/>
      <w:lvlText w:val="%9."/>
      <w:lvlJc w:val="right"/>
      <w:pPr>
        <w:ind w:left="6480" w:hanging="180"/>
      </w:pPr>
    </w:lvl>
  </w:abstractNum>
  <w:abstractNum w:abstractNumId="7" w15:restartNumberingAfterBreak="0">
    <w:nsid w:val="3EF74120"/>
    <w:multiLevelType w:val="hybridMultilevel"/>
    <w:tmpl w:val="923A6742"/>
    <w:lvl w:ilvl="0" w:tplc="C5EA1A18">
      <w:start w:val="1"/>
      <w:numFmt w:val="bullet"/>
      <w:lvlText w:val=""/>
      <w:lvlJc w:val="left"/>
      <w:pPr>
        <w:ind w:left="720" w:hanging="360"/>
      </w:pPr>
      <w:rPr>
        <w:rFonts w:ascii="Symbol" w:hAnsi="Symbol" w:hint="default"/>
      </w:rPr>
    </w:lvl>
    <w:lvl w:ilvl="1" w:tplc="5B289B00">
      <w:start w:val="1"/>
      <w:numFmt w:val="bullet"/>
      <w:lvlText w:val="o"/>
      <w:lvlJc w:val="left"/>
      <w:pPr>
        <w:ind w:left="1440" w:hanging="360"/>
      </w:pPr>
      <w:rPr>
        <w:rFonts w:ascii="Courier New" w:hAnsi="Courier New" w:hint="default"/>
      </w:rPr>
    </w:lvl>
    <w:lvl w:ilvl="2" w:tplc="EA2642D4">
      <w:start w:val="1"/>
      <w:numFmt w:val="bullet"/>
      <w:lvlText w:val=""/>
      <w:lvlJc w:val="left"/>
      <w:pPr>
        <w:ind w:left="2160" w:hanging="360"/>
      </w:pPr>
      <w:rPr>
        <w:rFonts w:ascii="Wingdings" w:hAnsi="Wingdings" w:hint="default"/>
      </w:rPr>
    </w:lvl>
    <w:lvl w:ilvl="3" w:tplc="0F22CAF4">
      <w:start w:val="1"/>
      <w:numFmt w:val="bullet"/>
      <w:lvlText w:val=""/>
      <w:lvlJc w:val="left"/>
      <w:pPr>
        <w:ind w:left="2880" w:hanging="360"/>
      </w:pPr>
      <w:rPr>
        <w:rFonts w:ascii="Symbol" w:hAnsi="Symbol" w:hint="default"/>
      </w:rPr>
    </w:lvl>
    <w:lvl w:ilvl="4" w:tplc="8F227156">
      <w:start w:val="1"/>
      <w:numFmt w:val="bullet"/>
      <w:lvlText w:val="o"/>
      <w:lvlJc w:val="left"/>
      <w:pPr>
        <w:ind w:left="3600" w:hanging="360"/>
      </w:pPr>
      <w:rPr>
        <w:rFonts w:ascii="Courier New" w:hAnsi="Courier New" w:hint="default"/>
      </w:rPr>
    </w:lvl>
    <w:lvl w:ilvl="5" w:tplc="6AB2CA66">
      <w:start w:val="1"/>
      <w:numFmt w:val="bullet"/>
      <w:lvlText w:val=""/>
      <w:lvlJc w:val="left"/>
      <w:pPr>
        <w:ind w:left="4320" w:hanging="360"/>
      </w:pPr>
      <w:rPr>
        <w:rFonts w:ascii="Wingdings" w:hAnsi="Wingdings" w:hint="default"/>
      </w:rPr>
    </w:lvl>
    <w:lvl w:ilvl="6" w:tplc="5B66DC02">
      <w:start w:val="1"/>
      <w:numFmt w:val="bullet"/>
      <w:lvlText w:val=""/>
      <w:lvlJc w:val="left"/>
      <w:pPr>
        <w:ind w:left="5040" w:hanging="360"/>
      </w:pPr>
      <w:rPr>
        <w:rFonts w:ascii="Symbol" w:hAnsi="Symbol" w:hint="default"/>
      </w:rPr>
    </w:lvl>
    <w:lvl w:ilvl="7" w:tplc="B8B0AA1A">
      <w:start w:val="1"/>
      <w:numFmt w:val="bullet"/>
      <w:lvlText w:val="o"/>
      <w:lvlJc w:val="left"/>
      <w:pPr>
        <w:ind w:left="5760" w:hanging="360"/>
      </w:pPr>
      <w:rPr>
        <w:rFonts w:ascii="Courier New" w:hAnsi="Courier New" w:hint="default"/>
      </w:rPr>
    </w:lvl>
    <w:lvl w:ilvl="8" w:tplc="39C6EA5A">
      <w:start w:val="1"/>
      <w:numFmt w:val="bullet"/>
      <w:lvlText w:val=""/>
      <w:lvlJc w:val="left"/>
      <w:pPr>
        <w:ind w:left="6480" w:hanging="360"/>
      </w:pPr>
      <w:rPr>
        <w:rFonts w:ascii="Wingdings" w:hAnsi="Wingdings" w:hint="default"/>
      </w:rPr>
    </w:lvl>
  </w:abstractNum>
  <w:abstractNum w:abstractNumId="8" w15:restartNumberingAfterBreak="0">
    <w:nsid w:val="45D675DB"/>
    <w:multiLevelType w:val="hybridMultilevel"/>
    <w:tmpl w:val="726C1400"/>
    <w:lvl w:ilvl="0" w:tplc="8C0AF656">
      <w:start w:val="1"/>
      <w:numFmt w:val="bullet"/>
      <w:lvlText w:val="·"/>
      <w:lvlJc w:val="left"/>
      <w:pPr>
        <w:ind w:left="720" w:hanging="360"/>
      </w:pPr>
      <w:rPr>
        <w:rFonts w:ascii="Symbol" w:hAnsi="Symbol" w:hint="default"/>
      </w:rPr>
    </w:lvl>
    <w:lvl w:ilvl="1" w:tplc="E7B0D308">
      <w:start w:val="1"/>
      <w:numFmt w:val="bullet"/>
      <w:lvlText w:val="o"/>
      <w:lvlJc w:val="left"/>
      <w:pPr>
        <w:ind w:left="1440" w:hanging="360"/>
      </w:pPr>
      <w:rPr>
        <w:rFonts w:ascii="Courier New" w:hAnsi="Courier New" w:hint="default"/>
      </w:rPr>
    </w:lvl>
    <w:lvl w:ilvl="2" w:tplc="92E24C18">
      <w:start w:val="1"/>
      <w:numFmt w:val="bullet"/>
      <w:lvlText w:val=""/>
      <w:lvlJc w:val="left"/>
      <w:pPr>
        <w:ind w:left="2160" w:hanging="360"/>
      </w:pPr>
      <w:rPr>
        <w:rFonts w:ascii="Wingdings" w:hAnsi="Wingdings" w:hint="default"/>
      </w:rPr>
    </w:lvl>
    <w:lvl w:ilvl="3" w:tplc="8DE03664">
      <w:start w:val="1"/>
      <w:numFmt w:val="bullet"/>
      <w:lvlText w:val=""/>
      <w:lvlJc w:val="left"/>
      <w:pPr>
        <w:ind w:left="2880" w:hanging="360"/>
      </w:pPr>
      <w:rPr>
        <w:rFonts w:ascii="Symbol" w:hAnsi="Symbol" w:hint="default"/>
      </w:rPr>
    </w:lvl>
    <w:lvl w:ilvl="4" w:tplc="EBF80DCC">
      <w:start w:val="1"/>
      <w:numFmt w:val="bullet"/>
      <w:lvlText w:val="o"/>
      <w:lvlJc w:val="left"/>
      <w:pPr>
        <w:ind w:left="3600" w:hanging="360"/>
      </w:pPr>
      <w:rPr>
        <w:rFonts w:ascii="Courier New" w:hAnsi="Courier New" w:hint="default"/>
      </w:rPr>
    </w:lvl>
    <w:lvl w:ilvl="5" w:tplc="CAF0094C">
      <w:start w:val="1"/>
      <w:numFmt w:val="bullet"/>
      <w:lvlText w:val=""/>
      <w:lvlJc w:val="left"/>
      <w:pPr>
        <w:ind w:left="4320" w:hanging="360"/>
      </w:pPr>
      <w:rPr>
        <w:rFonts w:ascii="Wingdings" w:hAnsi="Wingdings" w:hint="default"/>
      </w:rPr>
    </w:lvl>
    <w:lvl w:ilvl="6" w:tplc="109C79AE">
      <w:start w:val="1"/>
      <w:numFmt w:val="bullet"/>
      <w:lvlText w:val=""/>
      <w:lvlJc w:val="left"/>
      <w:pPr>
        <w:ind w:left="5040" w:hanging="360"/>
      </w:pPr>
      <w:rPr>
        <w:rFonts w:ascii="Symbol" w:hAnsi="Symbol" w:hint="default"/>
      </w:rPr>
    </w:lvl>
    <w:lvl w:ilvl="7" w:tplc="8B70E4E6">
      <w:start w:val="1"/>
      <w:numFmt w:val="bullet"/>
      <w:lvlText w:val="o"/>
      <w:lvlJc w:val="left"/>
      <w:pPr>
        <w:ind w:left="5760" w:hanging="360"/>
      </w:pPr>
      <w:rPr>
        <w:rFonts w:ascii="Courier New" w:hAnsi="Courier New" w:hint="default"/>
      </w:rPr>
    </w:lvl>
    <w:lvl w:ilvl="8" w:tplc="09405F2C">
      <w:start w:val="1"/>
      <w:numFmt w:val="bullet"/>
      <w:lvlText w:val=""/>
      <w:lvlJc w:val="left"/>
      <w:pPr>
        <w:ind w:left="6480" w:hanging="360"/>
      </w:pPr>
      <w:rPr>
        <w:rFonts w:ascii="Wingdings" w:hAnsi="Wingdings" w:hint="default"/>
      </w:rPr>
    </w:lvl>
  </w:abstractNum>
  <w:abstractNum w:abstractNumId="9" w15:restartNumberingAfterBreak="0">
    <w:nsid w:val="49D40DEA"/>
    <w:multiLevelType w:val="hybridMultilevel"/>
    <w:tmpl w:val="AE384B62"/>
    <w:lvl w:ilvl="0" w:tplc="4F7242B8">
      <w:start w:val="1"/>
      <w:numFmt w:val="bullet"/>
      <w:lvlText w:val=""/>
      <w:lvlJc w:val="left"/>
      <w:pPr>
        <w:ind w:left="720" w:hanging="360"/>
      </w:pPr>
      <w:rPr>
        <w:rFonts w:ascii="Symbol" w:hAnsi="Symbol" w:hint="default"/>
      </w:rPr>
    </w:lvl>
    <w:lvl w:ilvl="1" w:tplc="D8AA95F4">
      <w:start w:val="1"/>
      <w:numFmt w:val="bullet"/>
      <w:lvlText w:val="o"/>
      <w:lvlJc w:val="left"/>
      <w:pPr>
        <w:ind w:left="1440" w:hanging="360"/>
      </w:pPr>
      <w:rPr>
        <w:rFonts w:ascii="Courier New" w:hAnsi="Courier New" w:hint="default"/>
      </w:rPr>
    </w:lvl>
    <w:lvl w:ilvl="2" w:tplc="20D61616">
      <w:start w:val="1"/>
      <w:numFmt w:val="bullet"/>
      <w:lvlText w:val=""/>
      <w:lvlJc w:val="left"/>
      <w:pPr>
        <w:ind w:left="2160" w:hanging="360"/>
      </w:pPr>
      <w:rPr>
        <w:rFonts w:ascii="Wingdings" w:hAnsi="Wingdings" w:hint="default"/>
      </w:rPr>
    </w:lvl>
    <w:lvl w:ilvl="3" w:tplc="A65C840C">
      <w:start w:val="1"/>
      <w:numFmt w:val="bullet"/>
      <w:lvlText w:val=""/>
      <w:lvlJc w:val="left"/>
      <w:pPr>
        <w:ind w:left="2880" w:hanging="360"/>
      </w:pPr>
      <w:rPr>
        <w:rFonts w:ascii="Symbol" w:hAnsi="Symbol" w:hint="default"/>
      </w:rPr>
    </w:lvl>
    <w:lvl w:ilvl="4" w:tplc="2D069EA2">
      <w:start w:val="1"/>
      <w:numFmt w:val="bullet"/>
      <w:lvlText w:val="o"/>
      <w:lvlJc w:val="left"/>
      <w:pPr>
        <w:ind w:left="3600" w:hanging="360"/>
      </w:pPr>
      <w:rPr>
        <w:rFonts w:ascii="Courier New" w:hAnsi="Courier New" w:hint="default"/>
      </w:rPr>
    </w:lvl>
    <w:lvl w:ilvl="5" w:tplc="49141A0C">
      <w:start w:val="1"/>
      <w:numFmt w:val="bullet"/>
      <w:lvlText w:val=""/>
      <w:lvlJc w:val="left"/>
      <w:pPr>
        <w:ind w:left="4320" w:hanging="360"/>
      </w:pPr>
      <w:rPr>
        <w:rFonts w:ascii="Wingdings" w:hAnsi="Wingdings" w:hint="default"/>
      </w:rPr>
    </w:lvl>
    <w:lvl w:ilvl="6" w:tplc="C1265178">
      <w:start w:val="1"/>
      <w:numFmt w:val="bullet"/>
      <w:lvlText w:val=""/>
      <w:lvlJc w:val="left"/>
      <w:pPr>
        <w:ind w:left="5040" w:hanging="360"/>
      </w:pPr>
      <w:rPr>
        <w:rFonts w:ascii="Symbol" w:hAnsi="Symbol" w:hint="default"/>
      </w:rPr>
    </w:lvl>
    <w:lvl w:ilvl="7" w:tplc="ECFAC6B8">
      <w:start w:val="1"/>
      <w:numFmt w:val="bullet"/>
      <w:lvlText w:val="o"/>
      <w:lvlJc w:val="left"/>
      <w:pPr>
        <w:ind w:left="5760" w:hanging="360"/>
      </w:pPr>
      <w:rPr>
        <w:rFonts w:ascii="Courier New" w:hAnsi="Courier New" w:hint="default"/>
      </w:rPr>
    </w:lvl>
    <w:lvl w:ilvl="8" w:tplc="191E1526">
      <w:start w:val="1"/>
      <w:numFmt w:val="bullet"/>
      <w:lvlText w:val=""/>
      <w:lvlJc w:val="left"/>
      <w:pPr>
        <w:ind w:left="6480" w:hanging="360"/>
      </w:pPr>
      <w:rPr>
        <w:rFonts w:ascii="Wingdings" w:hAnsi="Wingdings" w:hint="default"/>
      </w:rPr>
    </w:lvl>
  </w:abstractNum>
  <w:abstractNum w:abstractNumId="10" w15:restartNumberingAfterBreak="0">
    <w:nsid w:val="6F022A73"/>
    <w:multiLevelType w:val="hybridMultilevel"/>
    <w:tmpl w:val="A068602C"/>
    <w:lvl w:ilvl="0" w:tplc="CB30AE28">
      <w:start w:val="1"/>
      <w:numFmt w:val="decimal"/>
      <w:lvlText w:val="%1."/>
      <w:lvlJc w:val="left"/>
      <w:pPr>
        <w:ind w:left="360" w:hanging="360"/>
      </w:pPr>
    </w:lvl>
    <w:lvl w:ilvl="1" w:tplc="BF5CBB10">
      <w:start w:val="1"/>
      <w:numFmt w:val="lowerLetter"/>
      <w:lvlText w:val="%2."/>
      <w:lvlJc w:val="left"/>
      <w:pPr>
        <w:ind w:left="1080" w:hanging="360"/>
      </w:pPr>
    </w:lvl>
    <w:lvl w:ilvl="2" w:tplc="CA582682">
      <w:start w:val="1"/>
      <w:numFmt w:val="lowerRoman"/>
      <w:lvlText w:val="%3."/>
      <w:lvlJc w:val="right"/>
      <w:pPr>
        <w:ind w:left="1800" w:hanging="180"/>
      </w:pPr>
    </w:lvl>
    <w:lvl w:ilvl="3" w:tplc="A6408732">
      <w:start w:val="1"/>
      <w:numFmt w:val="decimal"/>
      <w:lvlText w:val="%4."/>
      <w:lvlJc w:val="left"/>
      <w:pPr>
        <w:ind w:left="2520" w:hanging="360"/>
      </w:pPr>
    </w:lvl>
    <w:lvl w:ilvl="4" w:tplc="2AE879E8">
      <w:start w:val="1"/>
      <w:numFmt w:val="lowerLetter"/>
      <w:lvlText w:val="%5."/>
      <w:lvlJc w:val="left"/>
      <w:pPr>
        <w:ind w:left="3240" w:hanging="360"/>
      </w:pPr>
    </w:lvl>
    <w:lvl w:ilvl="5" w:tplc="5634925A">
      <w:start w:val="1"/>
      <w:numFmt w:val="lowerRoman"/>
      <w:lvlText w:val="%6."/>
      <w:lvlJc w:val="right"/>
      <w:pPr>
        <w:ind w:left="3960" w:hanging="180"/>
      </w:pPr>
    </w:lvl>
    <w:lvl w:ilvl="6" w:tplc="32CE58E0">
      <w:start w:val="1"/>
      <w:numFmt w:val="decimal"/>
      <w:lvlText w:val="%7."/>
      <w:lvlJc w:val="left"/>
      <w:pPr>
        <w:ind w:left="4680" w:hanging="360"/>
      </w:pPr>
    </w:lvl>
    <w:lvl w:ilvl="7" w:tplc="1EFE5EFC">
      <w:start w:val="1"/>
      <w:numFmt w:val="lowerLetter"/>
      <w:lvlText w:val="%8."/>
      <w:lvlJc w:val="left"/>
      <w:pPr>
        <w:ind w:left="5400" w:hanging="360"/>
      </w:pPr>
    </w:lvl>
    <w:lvl w:ilvl="8" w:tplc="4C3045C2">
      <w:start w:val="1"/>
      <w:numFmt w:val="lowerRoman"/>
      <w:lvlText w:val="%9."/>
      <w:lvlJc w:val="right"/>
      <w:pPr>
        <w:ind w:left="6120" w:hanging="180"/>
      </w:pPr>
    </w:lvl>
  </w:abstractNum>
  <w:abstractNum w:abstractNumId="11" w15:restartNumberingAfterBreak="0">
    <w:nsid w:val="7257D9EB"/>
    <w:multiLevelType w:val="hybridMultilevel"/>
    <w:tmpl w:val="B98CD116"/>
    <w:lvl w:ilvl="0" w:tplc="E7A66560">
      <w:start w:val="1"/>
      <w:numFmt w:val="bullet"/>
      <w:lvlText w:val=""/>
      <w:lvlJc w:val="left"/>
      <w:pPr>
        <w:ind w:left="720" w:hanging="360"/>
      </w:pPr>
      <w:rPr>
        <w:rFonts w:ascii="Symbol" w:hAnsi="Symbol" w:hint="default"/>
      </w:rPr>
    </w:lvl>
    <w:lvl w:ilvl="1" w:tplc="69101398">
      <w:start w:val="1"/>
      <w:numFmt w:val="bullet"/>
      <w:lvlText w:val="o"/>
      <w:lvlJc w:val="left"/>
      <w:pPr>
        <w:ind w:left="1440" w:hanging="360"/>
      </w:pPr>
      <w:rPr>
        <w:rFonts w:ascii="Courier New" w:hAnsi="Courier New" w:hint="default"/>
      </w:rPr>
    </w:lvl>
    <w:lvl w:ilvl="2" w:tplc="0C06A916">
      <w:start w:val="1"/>
      <w:numFmt w:val="bullet"/>
      <w:lvlText w:val=""/>
      <w:lvlJc w:val="left"/>
      <w:pPr>
        <w:ind w:left="2160" w:hanging="360"/>
      </w:pPr>
      <w:rPr>
        <w:rFonts w:ascii="Wingdings" w:hAnsi="Wingdings" w:hint="default"/>
      </w:rPr>
    </w:lvl>
    <w:lvl w:ilvl="3" w:tplc="47807E56">
      <w:start w:val="1"/>
      <w:numFmt w:val="bullet"/>
      <w:lvlText w:val=""/>
      <w:lvlJc w:val="left"/>
      <w:pPr>
        <w:ind w:left="2880" w:hanging="360"/>
      </w:pPr>
      <w:rPr>
        <w:rFonts w:ascii="Symbol" w:hAnsi="Symbol" w:hint="default"/>
      </w:rPr>
    </w:lvl>
    <w:lvl w:ilvl="4" w:tplc="309E9312">
      <w:start w:val="1"/>
      <w:numFmt w:val="bullet"/>
      <w:lvlText w:val="o"/>
      <w:lvlJc w:val="left"/>
      <w:pPr>
        <w:ind w:left="3600" w:hanging="360"/>
      </w:pPr>
      <w:rPr>
        <w:rFonts w:ascii="Courier New" w:hAnsi="Courier New" w:hint="default"/>
      </w:rPr>
    </w:lvl>
    <w:lvl w:ilvl="5" w:tplc="BB4E2D0C">
      <w:start w:val="1"/>
      <w:numFmt w:val="bullet"/>
      <w:lvlText w:val=""/>
      <w:lvlJc w:val="left"/>
      <w:pPr>
        <w:ind w:left="4320" w:hanging="360"/>
      </w:pPr>
      <w:rPr>
        <w:rFonts w:ascii="Wingdings" w:hAnsi="Wingdings" w:hint="default"/>
      </w:rPr>
    </w:lvl>
    <w:lvl w:ilvl="6" w:tplc="6AD86972">
      <w:start w:val="1"/>
      <w:numFmt w:val="bullet"/>
      <w:lvlText w:val=""/>
      <w:lvlJc w:val="left"/>
      <w:pPr>
        <w:ind w:left="5040" w:hanging="360"/>
      </w:pPr>
      <w:rPr>
        <w:rFonts w:ascii="Symbol" w:hAnsi="Symbol" w:hint="default"/>
      </w:rPr>
    </w:lvl>
    <w:lvl w:ilvl="7" w:tplc="97ECCE30">
      <w:start w:val="1"/>
      <w:numFmt w:val="bullet"/>
      <w:lvlText w:val="o"/>
      <w:lvlJc w:val="left"/>
      <w:pPr>
        <w:ind w:left="5760" w:hanging="360"/>
      </w:pPr>
      <w:rPr>
        <w:rFonts w:ascii="Courier New" w:hAnsi="Courier New" w:hint="default"/>
      </w:rPr>
    </w:lvl>
    <w:lvl w:ilvl="8" w:tplc="B4406E4E">
      <w:start w:val="1"/>
      <w:numFmt w:val="bullet"/>
      <w:lvlText w:val=""/>
      <w:lvlJc w:val="left"/>
      <w:pPr>
        <w:ind w:left="6480" w:hanging="360"/>
      </w:pPr>
      <w:rPr>
        <w:rFonts w:ascii="Wingdings" w:hAnsi="Wingdings" w:hint="default"/>
      </w:rPr>
    </w:lvl>
  </w:abstractNum>
  <w:num w:numId="1" w16cid:durableId="1736125958">
    <w:abstractNumId w:val="8"/>
  </w:num>
  <w:num w:numId="2" w16cid:durableId="484470236">
    <w:abstractNumId w:val="10"/>
  </w:num>
  <w:num w:numId="3" w16cid:durableId="1962955635">
    <w:abstractNumId w:val="6"/>
  </w:num>
  <w:num w:numId="4" w16cid:durableId="543714312">
    <w:abstractNumId w:val="9"/>
  </w:num>
  <w:num w:numId="5" w16cid:durableId="2037733702">
    <w:abstractNumId w:val="7"/>
  </w:num>
  <w:num w:numId="6" w16cid:durableId="1752040449">
    <w:abstractNumId w:val="1"/>
  </w:num>
  <w:num w:numId="7" w16cid:durableId="1755584418">
    <w:abstractNumId w:val="5"/>
  </w:num>
  <w:num w:numId="8" w16cid:durableId="1592541693">
    <w:abstractNumId w:val="11"/>
  </w:num>
  <w:num w:numId="9" w16cid:durableId="599065385">
    <w:abstractNumId w:val="0"/>
  </w:num>
  <w:num w:numId="10" w16cid:durableId="1529760445">
    <w:abstractNumId w:val="2"/>
  </w:num>
  <w:num w:numId="11" w16cid:durableId="1075473483">
    <w:abstractNumId w:val="3"/>
  </w:num>
  <w:num w:numId="12" w16cid:durableId="1159149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8B3B48"/>
    <w:rsid w:val="00000A6D"/>
    <w:rsid w:val="0038295A"/>
    <w:rsid w:val="00651624"/>
    <w:rsid w:val="00AA4683"/>
    <w:rsid w:val="00CCC6FE"/>
    <w:rsid w:val="01869FEF"/>
    <w:rsid w:val="038C98D9"/>
    <w:rsid w:val="0452072E"/>
    <w:rsid w:val="0605C9D5"/>
    <w:rsid w:val="0657D5F5"/>
    <w:rsid w:val="06AC4EDC"/>
    <w:rsid w:val="0704B124"/>
    <w:rsid w:val="074F9504"/>
    <w:rsid w:val="08605108"/>
    <w:rsid w:val="08B1C43F"/>
    <w:rsid w:val="0A98E277"/>
    <w:rsid w:val="0B437106"/>
    <w:rsid w:val="0B8A71A4"/>
    <w:rsid w:val="0B99D11E"/>
    <w:rsid w:val="0BA8DBF5"/>
    <w:rsid w:val="0C3BC574"/>
    <w:rsid w:val="0CD12F41"/>
    <w:rsid w:val="0CDE7B9B"/>
    <w:rsid w:val="0DE6A36D"/>
    <w:rsid w:val="0ED13A1A"/>
    <w:rsid w:val="0FA9A226"/>
    <w:rsid w:val="10297812"/>
    <w:rsid w:val="108036B9"/>
    <w:rsid w:val="11A8CFFB"/>
    <w:rsid w:val="127295A7"/>
    <w:rsid w:val="13A4A9F3"/>
    <w:rsid w:val="188A18AD"/>
    <w:rsid w:val="18E2B1FE"/>
    <w:rsid w:val="19B392E2"/>
    <w:rsid w:val="1BDD2254"/>
    <w:rsid w:val="1DD02518"/>
    <w:rsid w:val="1E5C0AC5"/>
    <w:rsid w:val="21450BDD"/>
    <w:rsid w:val="218B3B48"/>
    <w:rsid w:val="254FF8F8"/>
    <w:rsid w:val="259B9825"/>
    <w:rsid w:val="25B06B5B"/>
    <w:rsid w:val="26ECBE9C"/>
    <w:rsid w:val="27CB19EE"/>
    <w:rsid w:val="282EB2EC"/>
    <w:rsid w:val="293A6B38"/>
    <w:rsid w:val="293E2FEE"/>
    <w:rsid w:val="29AEEBBD"/>
    <w:rsid w:val="2AB765F2"/>
    <w:rsid w:val="2AE5F60C"/>
    <w:rsid w:val="2B50BE0D"/>
    <w:rsid w:val="2C3969C8"/>
    <w:rsid w:val="2CCFB0FF"/>
    <w:rsid w:val="2DA992B5"/>
    <w:rsid w:val="2DC3EB81"/>
    <w:rsid w:val="2EB50043"/>
    <w:rsid w:val="30A19BBD"/>
    <w:rsid w:val="3151E4E6"/>
    <w:rsid w:val="31FB3EBB"/>
    <w:rsid w:val="3217CD48"/>
    <w:rsid w:val="32944FBB"/>
    <w:rsid w:val="33C3D4EE"/>
    <w:rsid w:val="356C6101"/>
    <w:rsid w:val="35A2C246"/>
    <w:rsid w:val="36844599"/>
    <w:rsid w:val="374F3EF5"/>
    <w:rsid w:val="37FDEF47"/>
    <w:rsid w:val="3897685B"/>
    <w:rsid w:val="3CB217CC"/>
    <w:rsid w:val="3D2DE48B"/>
    <w:rsid w:val="3D6B9A0C"/>
    <w:rsid w:val="3DAE5FF8"/>
    <w:rsid w:val="3FFA44B1"/>
    <w:rsid w:val="4029C7C4"/>
    <w:rsid w:val="40351D01"/>
    <w:rsid w:val="42F90A2B"/>
    <w:rsid w:val="42FB7665"/>
    <w:rsid w:val="44748F3D"/>
    <w:rsid w:val="44FE6898"/>
    <w:rsid w:val="45BA9CF2"/>
    <w:rsid w:val="464C5567"/>
    <w:rsid w:val="46E57D43"/>
    <w:rsid w:val="476D5787"/>
    <w:rsid w:val="47CA66ED"/>
    <w:rsid w:val="485694BE"/>
    <w:rsid w:val="49234F22"/>
    <w:rsid w:val="49ED4D8E"/>
    <w:rsid w:val="4DF99D4E"/>
    <w:rsid w:val="4E822C08"/>
    <w:rsid w:val="51931509"/>
    <w:rsid w:val="51C839E3"/>
    <w:rsid w:val="529D7C75"/>
    <w:rsid w:val="5363084B"/>
    <w:rsid w:val="548FFD8C"/>
    <w:rsid w:val="566485F3"/>
    <w:rsid w:val="569A80CA"/>
    <w:rsid w:val="5775E5B6"/>
    <w:rsid w:val="5884B522"/>
    <w:rsid w:val="59749E56"/>
    <w:rsid w:val="59B692D3"/>
    <w:rsid w:val="59D02E5D"/>
    <w:rsid w:val="5AC35249"/>
    <w:rsid w:val="5B46F623"/>
    <w:rsid w:val="5C18A055"/>
    <w:rsid w:val="5CA16F92"/>
    <w:rsid w:val="5EBC7795"/>
    <w:rsid w:val="5F99A918"/>
    <w:rsid w:val="5FB08E7E"/>
    <w:rsid w:val="6076B2E1"/>
    <w:rsid w:val="612F0E7C"/>
    <w:rsid w:val="615E61F9"/>
    <w:rsid w:val="61BD48C5"/>
    <w:rsid w:val="62A98350"/>
    <w:rsid w:val="62C575E2"/>
    <w:rsid w:val="63B21BEA"/>
    <w:rsid w:val="64B68490"/>
    <w:rsid w:val="65E9327A"/>
    <w:rsid w:val="67047802"/>
    <w:rsid w:val="6962CE24"/>
    <w:rsid w:val="6B35BF7C"/>
    <w:rsid w:val="6BF4A84E"/>
    <w:rsid w:val="6CC087E7"/>
    <w:rsid w:val="6D097B93"/>
    <w:rsid w:val="6D2F4145"/>
    <w:rsid w:val="6E05BC5C"/>
    <w:rsid w:val="6E651582"/>
    <w:rsid w:val="6EB1D3B0"/>
    <w:rsid w:val="6EB95CB3"/>
    <w:rsid w:val="6EEBC915"/>
    <w:rsid w:val="6F94440C"/>
    <w:rsid w:val="706C5C90"/>
    <w:rsid w:val="73A011BB"/>
    <w:rsid w:val="7462BAE1"/>
    <w:rsid w:val="75D589A9"/>
    <w:rsid w:val="75EF0102"/>
    <w:rsid w:val="79075476"/>
    <w:rsid w:val="79D4510E"/>
    <w:rsid w:val="7B60A6DA"/>
    <w:rsid w:val="7B854B46"/>
    <w:rsid w:val="7C2CB941"/>
    <w:rsid w:val="7D88640A"/>
    <w:rsid w:val="7DD3AB8F"/>
    <w:rsid w:val="7DD4781D"/>
    <w:rsid w:val="7DE8F01A"/>
    <w:rsid w:val="7F797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B3B48"/>
  <w15:chartTrackingRefBased/>
  <w15:docId w15:val="{99B920F3-19BC-46AA-A53C-4EA1DB676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8976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8976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605C9D5"/>
    <w:pPr>
      <w:ind w:left="720"/>
      <w:contextualSpacing/>
    </w:pPr>
  </w:style>
  <w:style w:type="character" w:styleId="Hyperlink">
    <w:name w:val="Hyperlink"/>
    <w:basedOn w:val="DefaultParagraphFont"/>
    <w:uiPriority w:val="99"/>
    <w:unhideWhenUsed/>
    <w:rsid w:val="3897685B"/>
    <w:rPr>
      <w:color w:val="467886"/>
      <w:u w:val="single"/>
    </w:rPr>
  </w:style>
  <w:style w:type="paragraph" w:styleId="Title">
    <w:name w:val="Title"/>
    <w:basedOn w:val="Normal"/>
    <w:next w:val="Normal"/>
    <w:uiPriority w:val="10"/>
    <w:qFormat/>
    <w:rsid w:val="3897685B"/>
    <w:pPr>
      <w:spacing w:after="80" w:line="240" w:lineRule="auto"/>
      <w:contextualSpacing/>
    </w:pPr>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7.19595"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603.23516" TargetMode="External"/><Relationship Id="rId5" Type="http://schemas.openxmlformats.org/officeDocument/2006/relationships/styles" Target="styles.xml"/><Relationship Id="rId10" Type="http://schemas.openxmlformats.org/officeDocument/2006/relationships/hyperlink" Target="https://arxiv.org/abs/2007.14062" TargetMode="External"/><Relationship Id="rId4" Type="http://schemas.openxmlformats.org/officeDocument/2006/relationships/numbering" Target="numbering.xml"/><Relationship Id="rId9" Type="http://schemas.openxmlformats.org/officeDocument/2006/relationships/hyperlink" Target="https://arxiv.org/abs/2004.05150"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8B6B12F612D2439AD8D3D84CEBBCF3" ma:contentTypeVersion="3" ma:contentTypeDescription="Create a new document." ma:contentTypeScope="" ma:versionID="ff8fe3600b483294ff636fc25b09570b">
  <xsd:schema xmlns:xsd="http://www.w3.org/2001/XMLSchema" xmlns:xs="http://www.w3.org/2001/XMLSchema" xmlns:p="http://schemas.microsoft.com/office/2006/metadata/properties" xmlns:ns2="52b228f7-882f-49ef-841e-9dc4b01fbf02" targetNamespace="http://schemas.microsoft.com/office/2006/metadata/properties" ma:root="true" ma:fieldsID="d5c017f18c7b3813d74c8c3ff85eb1c0" ns2:_="">
    <xsd:import namespace="52b228f7-882f-49ef-841e-9dc4b01fbf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b228f7-882f-49ef-841e-9dc4b01fb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FD803-60E0-48B4-9A37-DFF26FE115D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EA9C954-C8AC-4530-8C54-2C83EE8177DF}">
  <ds:schemaRefs>
    <ds:schemaRef ds:uri="http://schemas.microsoft.com/sharepoint/v3/contenttype/forms"/>
  </ds:schemaRefs>
</ds:datastoreItem>
</file>

<file path=customXml/itemProps3.xml><?xml version="1.0" encoding="utf-8"?>
<ds:datastoreItem xmlns:ds="http://schemas.openxmlformats.org/officeDocument/2006/customXml" ds:itemID="{DDA6F729-911D-492E-BCBF-DCD9A65C9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b228f7-882f-49ef-841e-9dc4b01fb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Adaobi Amanna</dc:creator>
  <cp:keywords/>
  <dc:description/>
  <cp:lastModifiedBy>Jeff Ginn</cp:lastModifiedBy>
  <cp:revision>2</cp:revision>
  <dcterms:created xsi:type="dcterms:W3CDTF">2026-03-23T22:24:00Z</dcterms:created>
  <dcterms:modified xsi:type="dcterms:W3CDTF">2026-03-29T22:59:00Z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0x0101007C8B6B12F612D2439AD8D3D84CEBBCF3</vt:lpwstr>
  </property>
</Properties>
</file>